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7BA6D0" w14:textId="77777777" w:rsidR="003D6B63" w:rsidRDefault="00BC4391">
      <w:pPr>
        <w:spacing w:after="120"/>
        <w:jc w:val="center"/>
        <w:rPr>
          <w:b/>
          <w:bCs/>
          <w:color w:val="000000" w:themeColor="text1"/>
          <w:sz w:val="28"/>
          <w:szCs w:val="28"/>
          <w:u w:val="single"/>
          <w:lang w:val="en-CA"/>
        </w:rPr>
      </w:pPr>
      <w:r>
        <w:rPr>
          <w:b/>
          <w:bCs/>
          <w:color w:val="000000" w:themeColor="text1"/>
          <w:sz w:val="28"/>
          <w:szCs w:val="28"/>
          <w:u w:val="single"/>
          <w:lang w:val="en-CA"/>
        </w:rPr>
        <w:t>Suggestions/modifications for the RECASP section in capitalaspower.com</w:t>
      </w:r>
    </w:p>
    <w:p w14:paraId="7CBB50C7" w14:textId="77777777" w:rsidR="003D6B63" w:rsidRDefault="003D6B63">
      <w:pPr>
        <w:spacing w:after="120"/>
        <w:rPr>
          <w:b/>
          <w:bCs/>
          <w:color w:val="FF0000"/>
          <w:sz w:val="28"/>
          <w:szCs w:val="28"/>
          <w:u w:val="single"/>
          <w:lang w:val="en-CA"/>
        </w:rPr>
      </w:pPr>
    </w:p>
    <w:p w14:paraId="3916CC9E" w14:textId="77777777" w:rsidR="003D6B63" w:rsidRDefault="00BC4391">
      <w:pPr>
        <w:pBdr>
          <w:top w:val="single" w:sz="4" w:space="1" w:color="000000"/>
          <w:left w:val="single" w:sz="4" w:space="4" w:color="000000"/>
          <w:bottom w:val="single" w:sz="4" w:space="1" w:color="000000"/>
          <w:right w:val="single" w:sz="4" w:space="4" w:color="000000"/>
        </w:pBdr>
        <w:shd w:val="clear" w:color="auto" w:fill="D9E2F3" w:themeFill="accent1" w:themeFillTint="33"/>
        <w:spacing w:after="120"/>
        <w:rPr>
          <w:b/>
          <w:bCs/>
          <w:sz w:val="24"/>
          <w:szCs w:val="24"/>
          <w:lang w:val="en-CA"/>
        </w:rPr>
      </w:pPr>
      <w:r>
        <w:rPr>
          <w:b/>
          <w:bCs/>
          <w:sz w:val="24"/>
          <w:szCs w:val="24"/>
          <w:lang w:val="en-CA"/>
        </w:rPr>
        <w:t>Issue 1. RECASP’s general appearance</w:t>
      </w:r>
    </w:p>
    <w:p w14:paraId="3AB499A6" w14:textId="77777777" w:rsidR="003D6B63" w:rsidRDefault="00BC4391">
      <w:pPr>
        <w:spacing w:after="120"/>
        <w:rPr>
          <w:color w:val="FF0000"/>
          <w:sz w:val="24"/>
          <w:szCs w:val="24"/>
          <w:lang w:val="en-CA"/>
        </w:rPr>
      </w:pPr>
      <w:r>
        <w:rPr>
          <w:color w:val="FF0000"/>
          <w:sz w:val="24"/>
          <w:szCs w:val="24"/>
          <w:lang w:val="en-CA"/>
        </w:rPr>
        <w:t xml:space="preserve">Jonathan (2020-09-06): Several pages now deviate from the site’s universal appearance. The Blog page below shows the ruler in red, the </w:t>
      </w:r>
      <w:r>
        <w:rPr>
          <w:color w:val="FF0000"/>
          <w:sz w:val="24"/>
          <w:szCs w:val="24"/>
          <w:lang w:val="en-CA"/>
        </w:rPr>
        <w:t>“Blog” logo below it against a set of pictures, and below that three columns of items. All three blocs have the same left-right width.</w:t>
      </w:r>
    </w:p>
    <w:p w14:paraId="3D773D63" w14:textId="77777777" w:rsidR="003D6B63" w:rsidRDefault="00BC4391">
      <w:pPr>
        <w:spacing w:after="120"/>
        <w:rPr>
          <w:color w:val="FF0000"/>
          <w:sz w:val="24"/>
          <w:szCs w:val="24"/>
          <w:lang w:val="en-CA"/>
        </w:rPr>
      </w:pPr>
      <w:r>
        <w:rPr>
          <w:color w:val="FF0000"/>
          <w:sz w:val="24"/>
          <w:szCs w:val="24"/>
          <w:lang w:val="en-CA"/>
        </w:rPr>
        <w:t>By contrast, the Publications section -- as well as some of the other sections -- has the contents re-arranged in two col</w:t>
      </w:r>
      <w:r>
        <w:rPr>
          <w:color w:val="FF0000"/>
          <w:sz w:val="24"/>
          <w:szCs w:val="24"/>
          <w:lang w:val="en-CA"/>
        </w:rPr>
        <w:t xml:space="preserve">umns only, whose left-to-right width is narrower than the three columns in other pages. </w:t>
      </w:r>
    </w:p>
    <w:p w14:paraId="227ACEC4" w14:textId="77777777" w:rsidR="003D6B63" w:rsidRDefault="00BC4391">
      <w:pPr>
        <w:spacing w:after="120"/>
        <w:rPr>
          <w:color w:val="FF0000"/>
          <w:sz w:val="24"/>
          <w:szCs w:val="24"/>
          <w:lang w:val="en-CA"/>
        </w:rPr>
      </w:pPr>
      <w:r>
        <w:rPr>
          <w:color w:val="FF0000"/>
          <w:sz w:val="24"/>
          <w:szCs w:val="24"/>
          <w:lang w:val="en-CA"/>
        </w:rPr>
        <w:t>Personally, I prefer the original three-column structure. Narrow contents area are restrictive with respect to figures, etc. Also, in my opinion it is visually unappea</w:t>
      </w:r>
      <w:r>
        <w:rPr>
          <w:color w:val="FF0000"/>
          <w:sz w:val="24"/>
          <w:szCs w:val="24"/>
          <w:lang w:val="en-CA"/>
        </w:rPr>
        <w:t xml:space="preserve">ling to have different structures for different pages. </w:t>
      </w:r>
    </w:p>
    <w:p w14:paraId="5C5AF9D6" w14:textId="77777777" w:rsidR="003D6B63" w:rsidRDefault="00BC4391">
      <w:pPr>
        <w:spacing w:after="120"/>
        <w:rPr>
          <w:color w:val="FF0000"/>
          <w:sz w:val="24"/>
          <w:szCs w:val="24"/>
          <w:lang w:val="en-CA"/>
        </w:rPr>
      </w:pPr>
      <w:r>
        <w:rPr>
          <w:color w:val="FF0000"/>
          <w:sz w:val="24"/>
          <w:szCs w:val="24"/>
          <w:lang w:val="en-CA"/>
        </w:rPr>
        <w:t xml:space="preserve">We can change these structures if we want to, of course, but perhaps this is something to do later, for the entire site. </w:t>
      </w:r>
    </w:p>
    <w:p w14:paraId="292F6F45" w14:textId="77777777" w:rsidR="003D6B63" w:rsidRDefault="003D6B63">
      <w:pPr>
        <w:spacing w:after="120"/>
        <w:rPr>
          <w:lang w:val="en-CA"/>
        </w:rPr>
      </w:pPr>
    </w:p>
    <w:p w14:paraId="1BCC6C75" w14:textId="77777777" w:rsidR="003D6B63" w:rsidRDefault="00BC4391">
      <w:pPr>
        <w:spacing w:after="120"/>
        <w:rPr>
          <w:lang w:val="en-CA"/>
        </w:rPr>
      </w:pPr>
      <w:r>
        <w:rPr>
          <w:lang w:val="en-CA"/>
        </w:rPr>
        <w:t>Blair (2020-09-09): I’ve reverted to the original website width. I had change</w:t>
      </w:r>
      <w:r>
        <w:rPr>
          <w:lang w:val="en-CA"/>
        </w:rPr>
        <w:t xml:space="preserve">d it to try and fix a width problem when viewing content through the ‘featured’ view. For instance: </w:t>
      </w:r>
      <w:hyperlink>
        <w:r>
          <w:rPr>
            <w:rStyle w:val="Hyperlink"/>
            <w:lang w:val="en-CA"/>
          </w:rPr>
          <w:t>https://capitalaspower.com/category/publications/</w:t>
        </w:r>
      </w:hyperlink>
    </w:p>
    <w:p w14:paraId="0C697570" w14:textId="77777777" w:rsidR="003D6B63" w:rsidRDefault="00BC4391">
      <w:pPr>
        <w:spacing w:after="120"/>
        <w:rPr>
          <w:lang w:val="en-CA"/>
        </w:rPr>
      </w:pPr>
      <w:r>
        <w:rPr>
          <w:lang w:val="en-CA"/>
        </w:rPr>
        <w:t xml:space="preserve">The content below is too wide. </w:t>
      </w:r>
    </w:p>
    <w:p w14:paraId="44CAEE41" w14:textId="77777777" w:rsidR="003D6B63" w:rsidRDefault="003D6B63">
      <w:pPr>
        <w:spacing w:after="120"/>
        <w:rPr>
          <w:lang w:val="en-CA"/>
        </w:rPr>
      </w:pPr>
    </w:p>
    <w:p w14:paraId="3822FFAB" w14:textId="77777777" w:rsidR="003D6B63" w:rsidRDefault="00BC4391">
      <w:pPr>
        <w:spacing w:after="120"/>
        <w:rPr>
          <w:lang w:val="en-CA"/>
        </w:rPr>
      </w:pPr>
      <w:r>
        <w:rPr>
          <w:noProof/>
          <w:lang w:val="en-CA"/>
        </w:rPr>
        <w:drawing>
          <wp:anchor distT="0" distB="0" distL="0" distR="0" simplePos="0" relativeHeight="4" behindDoc="0" locked="0" layoutInCell="1" allowOverlap="1" wp14:anchorId="5C0416F0" wp14:editId="23F0E429">
            <wp:simplePos x="0" y="0"/>
            <wp:positionH relativeFrom="column">
              <wp:align>center</wp:align>
            </wp:positionH>
            <wp:positionV relativeFrom="paragraph">
              <wp:posOffset>635</wp:posOffset>
            </wp:positionV>
            <wp:extent cx="6858000" cy="385762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6858000" cy="3857625"/>
                    </a:xfrm>
                    <a:prstGeom prst="rect">
                      <a:avLst/>
                    </a:prstGeom>
                  </pic:spPr>
                </pic:pic>
              </a:graphicData>
            </a:graphic>
          </wp:anchor>
        </w:drawing>
      </w:r>
    </w:p>
    <w:p w14:paraId="31B7049C" w14:textId="77777777" w:rsidR="003D6B63" w:rsidRDefault="003D6B63">
      <w:pPr>
        <w:spacing w:after="120"/>
        <w:rPr>
          <w:lang w:val="en-CA"/>
        </w:rPr>
      </w:pPr>
    </w:p>
    <w:p w14:paraId="5538A512" w14:textId="77777777" w:rsidR="003D6B63" w:rsidRDefault="003D6B63">
      <w:pPr>
        <w:spacing w:after="120"/>
        <w:rPr>
          <w:lang w:val="en-CA"/>
        </w:rPr>
      </w:pPr>
    </w:p>
    <w:p w14:paraId="7921798E" w14:textId="77777777" w:rsidR="003D6B63" w:rsidRDefault="00BC4391">
      <w:pPr>
        <w:pBdr>
          <w:top w:val="single" w:sz="4" w:space="1" w:color="000000"/>
          <w:left w:val="single" w:sz="4" w:space="4" w:color="000000"/>
          <w:bottom w:val="single" w:sz="4" w:space="1" w:color="000000"/>
          <w:right w:val="single" w:sz="4" w:space="4" w:color="000000"/>
        </w:pBdr>
        <w:shd w:val="clear" w:color="auto" w:fill="D9E2F3" w:themeFill="accent1" w:themeFillTint="33"/>
        <w:spacing w:after="120"/>
        <w:rPr>
          <w:b/>
          <w:bCs/>
          <w:sz w:val="24"/>
          <w:szCs w:val="24"/>
          <w:lang w:val="en-CA"/>
        </w:rPr>
      </w:pPr>
      <w:r>
        <w:rPr>
          <w:b/>
          <w:bCs/>
          <w:sz w:val="24"/>
          <w:szCs w:val="24"/>
          <w:lang w:val="en-CA"/>
        </w:rPr>
        <w:t>Issue 2. RECASP’s background pictures</w:t>
      </w:r>
    </w:p>
    <w:p w14:paraId="14412A82" w14:textId="77777777" w:rsidR="003D6B63" w:rsidRDefault="00BC4391">
      <w:pPr>
        <w:spacing w:after="120"/>
        <w:rPr>
          <w:b/>
          <w:bCs/>
          <w:color w:val="FF0000"/>
          <w:sz w:val="24"/>
          <w:szCs w:val="24"/>
          <w:u w:val="single"/>
          <w:lang w:val="en-CA"/>
        </w:rPr>
      </w:pPr>
      <w:r>
        <w:rPr>
          <w:color w:val="FF0000"/>
          <w:sz w:val="24"/>
          <w:szCs w:val="24"/>
          <w:lang w:val="en-CA"/>
        </w:rPr>
        <w:lastRenderedPageBreak/>
        <w:t>Jonathan (2020</w:t>
      </w:r>
      <w:r>
        <w:rPr>
          <w:color w:val="FF0000"/>
          <w:sz w:val="24"/>
          <w:szCs w:val="24"/>
          <w:lang w:val="en-CA"/>
        </w:rPr>
        <w:t>-09-06): In the following pages, the background pictures of the page titles need to be reinstated instead of the current brown/red color:</w:t>
      </w:r>
    </w:p>
    <w:p w14:paraId="230882B0" w14:textId="246C3312" w:rsidR="003D6B63" w:rsidRDefault="00BC4391">
      <w:pPr>
        <w:spacing w:after="120"/>
        <w:rPr>
          <w:sz w:val="24"/>
          <w:szCs w:val="24"/>
          <w:lang w:val="en-CA"/>
        </w:rPr>
      </w:pPr>
      <w:r>
        <w:rPr>
          <w:sz w:val="24"/>
          <w:szCs w:val="24"/>
          <w:lang w:val="en-CA"/>
        </w:rPr>
        <w:t>Blair (2020-09-09): I’ve created a new banner for RECASP. It should now be up on all the pages. A qualm I have with th</w:t>
      </w:r>
      <w:r>
        <w:rPr>
          <w:sz w:val="24"/>
          <w:szCs w:val="24"/>
          <w:lang w:val="en-CA"/>
        </w:rPr>
        <w:t>e banners on casp is that they’re busy, and make the text in the title difficult to read. I personally prefer a muted banner that highlights the text.</w:t>
      </w:r>
    </w:p>
    <w:p w14:paraId="65EFEE83" w14:textId="201E666A" w:rsidR="005B3DDE" w:rsidRDefault="005B3DDE">
      <w:pPr>
        <w:spacing w:after="120"/>
        <w:rPr>
          <w:lang w:val="en-CA"/>
        </w:rPr>
      </w:pPr>
      <w:r>
        <w:rPr>
          <w:color w:val="FF0000"/>
          <w:sz w:val="24"/>
          <w:szCs w:val="24"/>
          <w:lang w:val="en-CA"/>
        </w:rPr>
        <w:t>Jonathan (2020-09-0</w:t>
      </w:r>
      <w:r>
        <w:rPr>
          <w:color w:val="FF0000"/>
          <w:sz w:val="24"/>
          <w:szCs w:val="24"/>
          <w:lang w:val="en-CA"/>
        </w:rPr>
        <w:t>9</w:t>
      </w:r>
      <w:r>
        <w:rPr>
          <w:color w:val="FF0000"/>
          <w:sz w:val="24"/>
          <w:szCs w:val="24"/>
          <w:lang w:val="en-CA"/>
        </w:rPr>
        <w:t>):</w:t>
      </w:r>
      <w:r>
        <w:rPr>
          <w:color w:val="FF0000"/>
          <w:sz w:val="24"/>
          <w:szCs w:val="24"/>
          <w:lang w:val="en-CA"/>
        </w:rPr>
        <w:t xml:space="preserve"> Agreed. Perhaps play with the transparency to reach a balance that pronounces the text while adding some visual delight.</w:t>
      </w:r>
    </w:p>
    <w:p w14:paraId="188A5C07" w14:textId="77777777" w:rsidR="003D6B63" w:rsidRDefault="003D6B63">
      <w:pPr>
        <w:spacing w:after="120"/>
        <w:rPr>
          <w:lang w:val="en-CA"/>
        </w:rPr>
      </w:pPr>
    </w:p>
    <w:p w14:paraId="0EF933F7" w14:textId="77777777" w:rsidR="003D6B63" w:rsidRDefault="00BC4391">
      <w:pPr>
        <w:spacing w:after="120"/>
        <w:rPr>
          <w:lang w:val="en-CA"/>
        </w:rPr>
      </w:pPr>
      <w:r>
        <w:rPr>
          <w:noProof/>
        </w:rPr>
        <w:drawing>
          <wp:anchor distT="0" distB="0" distL="0" distR="0" simplePos="0" relativeHeight="5" behindDoc="0" locked="0" layoutInCell="1" allowOverlap="1" wp14:anchorId="6B6DACBE" wp14:editId="6988E989">
            <wp:simplePos x="0" y="0"/>
            <wp:positionH relativeFrom="column">
              <wp:align>center</wp:align>
            </wp:positionH>
            <wp:positionV relativeFrom="paragraph">
              <wp:posOffset>635</wp:posOffset>
            </wp:positionV>
            <wp:extent cx="6858000" cy="385762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6858000" cy="3857625"/>
                    </a:xfrm>
                    <a:prstGeom prst="rect">
                      <a:avLst/>
                    </a:prstGeom>
                  </pic:spPr>
                </pic:pic>
              </a:graphicData>
            </a:graphic>
          </wp:anchor>
        </w:drawing>
      </w:r>
      <w:r>
        <w:br w:type="page"/>
      </w:r>
    </w:p>
    <w:p w14:paraId="094B3FC9" w14:textId="77777777" w:rsidR="003D6B63" w:rsidRDefault="00BC4391">
      <w:pPr>
        <w:pBdr>
          <w:top w:val="single" w:sz="4" w:space="1" w:color="000000"/>
          <w:left w:val="single" w:sz="4" w:space="4" w:color="000000"/>
          <w:bottom w:val="single" w:sz="4" w:space="1" w:color="000000"/>
          <w:right w:val="single" w:sz="4" w:space="4" w:color="000000"/>
        </w:pBdr>
        <w:shd w:val="clear" w:color="auto" w:fill="D9E2F3" w:themeFill="accent1" w:themeFillTint="33"/>
        <w:spacing w:after="120"/>
        <w:rPr>
          <w:b/>
          <w:bCs/>
          <w:sz w:val="24"/>
          <w:szCs w:val="24"/>
          <w:lang w:val="en-CA"/>
        </w:rPr>
      </w:pPr>
      <w:r>
        <w:rPr>
          <w:b/>
          <w:bCs/>
          <w:sz w:val="24"/>
          <w:szCs w:val="24"/>
          <w:lang w:val="en-CA"/>
        </w:rPr>
        <w:lastRenderedPageBreak/>
        <w:t>Issue 3. RECASP titles</w:t>
      </w:r>
    </w:p>
    <w:p w14:paraId="26DAA636" w14:textId="77777777" w:rsidR="003D6B63" w:rsidRDefault="00BC4391">
      <w:pPr>
        <w:rPr>
          <w:color w:val="FF0000"/>
          <w:sz w:val="24"/>
          <w:szCs w:val="24"/>
          <w:lang w:val="en-CA"/>
        </w:rPr>
      </w:pPr>
      <w:r>
        <w:rPr>
          <w:color w:val="FF0000"/>
          <w:sz w:val="24"/>
          <w:szCs w:val="24"/>
          <w:lang w:val="en-CA"/>
        </w:rPr>
        <w:t xml:space="preserve">Jonathan (2020-09-06): The RECASP acronym is sometimes italicized and </w:t>
      </w:r>
      <w:r>
        <w:rPr>
          <w:color w:val="FF0000"/>
          <w:sz w:val="24"/>
          <w:szCs w:val="24"/>
          <w:lang w:val="en-CA"/>
        </w:rPr>
        <w:t>sometimes roman. Personally, I think the roman looks clear.</w:t>
      </w:r>
    </w:p>
    <w:p w14:paraId="2D273531" w14:textId="6BB3DA3C" w:rsidR="003D6B63" w:rsidRDefault="00BC4391">
      <w:pPr>
        <w:spacing w:after="120"/>
        <w:rPr>
          <w:sz w:val="24"/>
          <w:szCs w:val="24"/>
          <w:lang w:val="en-CA"/>
        </w:rPr>
      </w:pPr>
      <w:r>
        <w:rPr>
          <w:sz w:val="24"/>
          <w:szCs w:val="24"/>
          <w:lang w:val="en-CA"/>
        </w:rPr>
        <w:t>Blair (2020-09-09): I’ve reverted to roman style. A side note. I find that my browser heavily caches capitalaspower.com. Because of this, sometimes site updates don’t appear reliably. For instance</w:t>
      </w:r>
      <w:r>
        <w:rPr>
          <w:sz w:val="24"/>
          <w:szCs w:val="24"/>
          <w:lang w:val="en-CA"/>
        </w:rPr>
        <w:t xml:space="preserve">, I’ve update the RECASP menu, and these updates appear throughout the site. Except on the main page, the updates don’t appear. Not sure why this happens. </w:t>
      </w:r>
    </w:p>
    <w:p w14:paraId="6DC82701" w14:textId="2010260E" w:rsidR="00EB4403" w:rsidRDefault="00EB4403">
      <w:pPr>
        <w:spacing w:after="120"/>
        <w:rPr>
          <w:lang w:val="en-CA"/>
        </w:rPr>
      </w:pPr>
      <w:r>
        <w:rPr>
          <w:color w:val="FF0000"/>
          <w:sz w:val="24"/>
          <w:szCs w:val="24"/>
          <w:lang w:val="en-CA"/>
        </w:rPr>
        <w:t>Jonathan (2020-09-0</w:t>
      </w:r>
      <w:r>
        <w:rPr>
          <w:color w:val="FF0000"/>
          <w:sz w:val="24"/>
          <w:szCs w:val="24"/>
          <w:lang w:val="en-CA"/>
        </w:rPr>
        <w:t>9</w:t>
      </w:r>
      <w:r>
        <w:rPr>
          <w:color w:val="FF0000"/>
          <w:sz w:val="24"/>
          <w:szCs w:val="24"/>
          <w:lang w:val="en-CA"/>
        </w:rPr>
        <w:t>):</w:t>
      </w:r>
      <w:r>
        <w:rPr>
          <w:color w:val="FF0000"/>
          <w:sz w:val="24"/>
          <w:szCs w:val="24"/>
          <w:lang w:val="en-CA"/>
        </w:rPr>
        <w:t xml:space="preserve"> Yes, I have noticed the disparity yesterday. Add such issues to the Google Doc?</w:t>
      </w:r>
    </w:p>
    <w:p w14:paraId="54306EE4" w14:textId="7533899B" w:rsidR="003D6B63" w:rsidRDefault="00EB4403">
      <w:pPr>
        <w:spacing w:after="120"/>
        <w:rPr>
          <w:lang w:val="en-CA"/>
        </w:rPr>
      </w:pPr>
      <w:r>
        <w:rPr>
          <w:noProof/>
        </w:rPr>
        <w:drawing>
          <wp:anchor distT="0" distB="0" distL="0" distR="0" simplePos="0" relativeHeight="6" behindDoc="0" locked="0" layoutInCell="1" allowOverlap="1" wp14:anchorId="447417FE" wp14:editId="3C1DDB3D">
            <wp:simplePos x="0" y="0"/>
            <wp:positionH relativeFrom="column">
              <wp:posOffset>25400</wp:posOffset>
            </wp:positionH>
            <wp:positionV relativeFrom="paragraph">
              <wp:posOffset>161290</wp:posOffset>
            </wp:positionV>
            <wp:extent cx="5884545" cy="3309620"/>
            <wp:effectExtent l="0" t="0" r="1905" b="508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5884545" cy="3309620"/>
                    </a:xfrm>
                    <a:prstGeom prst="rect">
                      <a:avLst/>
                    </a:prstGeom>
                  </pic:spPr>
                </pic:pic>
              </a:graphicData>
            </a:graphic>
            <wp14:sizeRelH relativeFrom="margin">
              <wp14:pctWidth>0</wp14:pctWidth>
            </wp14:sizeRelH>
            <wp14:sizeRelV relativeFrom="margin">
              <wp14:pctHeight>0</wp14:pctHeight>
            </wp14:sizeRelV>
          </wp:anchor>
        </w:drawing>
      </w:r>
    </w:p>
    <w:p w14:paraId="611B15B7" w14:textId="2BA8A815" w:rsidR="003D6B63" w:rsidRDefault="003D6B63">
      <w:pPr>
        <w:spacing w:after="120"/>
        <w:rPr>
          <w:lang w:val="en-CA"/>
        </w:rPr>
      </w:pPr>
    </w:p>
    <w:p w14:paraId="671CF51B" w14:textId="613F722D" w:rsidR="003D6B63" w:rsidRDefault="003D6B63">
      <w:pPr>
        <w:rPr>
          <w:lang w:val="en-CA"/>
        </w:rPr>
      </w:pPr>
    </w:p>
    <w:p w14:paraId="5CF3EEAA" w14:textId="2697A7C4" w:rsidR="003D6B63" w:rsidRDefault="003D6B63">
      <w:pPr>
        <w:rPr>
          <w:lang w:val="en-CA"/>
        </w:rPr>
      </w:pPr>
    </w:p>
    <w:p w14:paraId="1517D224" w14:textId="444A65E3" w:rsidR="003D6B63" w:rsidRDefault="003D6B63">
      <w:pPr>
        <w:rPr>
          <w:lang w:val="en-CA"/>
        </w:rPr>
      </w:pPr>
    </w:p>
    <w:p w14:paraId="4DE57583" w14:textId="77777777" w:rsidR="003D6B63" w:rsidRDefault="003D6B63">
      <w:pPr>
        <w:rPr>
          <w:lang w:val="en-CA"/>
        </w:rPr>
      </w:pPr>
    </w:p>
    <w:p w14:paraId="76D9F289" w14:textId="108A6902" w:rsidR="003D6B63" w:rsidRDefault="003D6B63">
      <w:pPr>
        <w:rPr>
          <w:lang w:val="en-CA"/>
        </w:rPr>
      </w:pPr>
    </w:p>
    <w:p w14:paraId="223A6AB5" w14:textId="5099F058" w:rsidR="003D6B63" w:rsidRDefault="003D6B63">
      <w:pPr>
        <w:rPr>
          <w:lang w:val="en-CA"/>
        </w:rPr>
      </w:pPr>
    </w:p>
    <w:p w14:paraId="361C5BD3" w14:textId="399EAE6C" w:rsidR="003D6B63" w:rsidRDefault="003D6B63">
      <w:pPr>
        <w:rPr>
          <w:lang w:val="en-CA"/>
        </w:rPr>
      </w:pPr>
    </w:p>
    <w:p w14:paraId="78FB7EB9" w14:textId="028DEFCB" w:rsidR="003D6B63" w:rsidRDefault="003D6B63">
      <w:pPr>
        <w:rPr>
          <w:lang w:val="en-CA"/>
        </w:rPr>
      </w:pPr>
    </w:p>
    <w:p w14:paraId="63396D93" w14:textId="77777777" w:rsidR="003D6B63" w:rsidRDefault="003D6B63">
      <w:pPr>
        <w:rPr>
          <w:lang w:val="en-CA"/>
        </w:rPr>
      </w:pPr>
    </w:p>
    <w:p w14:paraId="2D2D8FAC" w14:textId="50A8BAC0" w:rsidR="003D6B63" w:rsidRDefault="003D6B63">
      <w:pPr>
        <w:rPr>
          <w:lang w:val="en-CA"/>
        </w:rPr>
      </w:pPr>
    </w:p>
    <w:p w14:paraId="47ED8935" w14:textId="74112F90" w:rsidR="003D6B63" w:rsidRDefault="00EB4403">
      <w:pPr>
        <w:rPr>
          <w:lang w:val="en-CA"/>
        </w:rPr>
      </w:pPr>
      <w:r>
        <w:rPr>
          <w:b/>
          <w:bCs/>
          <w:noProof/>
          <w:sz w:val="24"/>
          <w:szCs w:val="24"/>
          <w:lang w:val="en-CA"/>
        </w:rPr>
        <w:drawing>
          <wp:anchor distT="0" distB="0" distL="0" distR="0" simplePos="0" relativeHeight="7" behindDoc="0" locked="0" layoutInCell="1" allowOverlap="1" wp14:anchorId="2802DFFE" wp14:editId="2DA95656">
            <wp:simplePos x="0" y="0"/>
            <wp:positionH relativeFrom="column">
              <wp:posOffset>24765</wp:posOffset>
            </wp:positionH>
            <wp:positionV relativeFrom="paragraph">
              <wp:posOffset>186944</wp:posOffset>
            </wp:positionV>
            <wp:extent cx="5932628" cy="3337103"/>
            <wp:effectExtent l="0" t="0" r="0" b="0"/>
            <wp:wrapNone/>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5932628" cy="3337103"/>
                    </a:xfrm>
                    <a:prstGeom prst="rect">
                      <a:avLst/>
                    </a:prstGeom>
                  </pic:spPr>
                </pic:pic>
              </a:graphicData>
            </a:graphic>
            <wp14:sizeRelH relativeFrom="margin">
              <wp14:pctWidth>0</wp14:pctWidth>
            </wp14:sizeRelH>
            <wp14:sizeRelV relativeFrom="margin">
              <wp14:pctHeight>0</wp14:pctHeight>
            </wp14:sizeRelV>
          </wp:anchor>
        </w:drawing>
      </w:r>
    </w:p>
    <w:p w14:paraId="7EB59A48" w14:textId="77777777" w:rsidR="003D6B63" w:rsidRDefault="003D6B63">
      <w:pPr>
        <w:rPr>
          <w:lang w:val="en-CA"/>
        </w:rPr>
      </w:pPr>
    </w:p>
    <w:p w14:paraId="17ECA8CE" w14:textId="3797264C" w:rsidR="003D6B63" w:rsidRDefault="003D6B63">
      <w:pPr>
        <w:rPr>
          <w:lang w:val="en-CA"/>
        </w:rPr>
      </w:pPr>
    </w:p>
    <w:p w14:paraId="6D14A8FF" w14:textId="0BA23732" w:rsidR="003D6B63" w:rsidRDefault="00BC4391">
      <w:pPr>
        <w:rPr>
          <w:b/>
          <w:bCs/>
          <w:sz w:val="24"/>
          <w:szCs w:val="24"/>
          <w:lang w:val="en-CA"/>
        </w:rPr>
      </w:pPr>
      <w:r>
        <w:br w:type="page"/>
      </w:r>
    </w:p>
    <w:p w14:paraId="4CA42763" w14:textId="77777777" w:rsidR="003D6B63" w:rsidRDefault="00BC4391">
      <w:pPr>
        <w:pBdr>
          <w:top w:val="single" w:sz="4" w:space="1" w:color="000000"/>
          <w:left w:val="single" w:sz="4" w:space="4" w:color="000000"/>
          <w:bottom w:val="single" w:sz="4" w:space="1" w:color="000000"/>
          <w:right w:val="single" w:sz="4" w:space="4" w:color="000000"/>
        </w:pBdr>
        <w:shd w:val="clear" w:color="auto" w:fill="D9E2F3" w:themeFill="accent1" w:themeFillTint="33"/>
        <w:spacing w:after="120"/>
        <w:rPr>
          <w:b/>
          <w:bCs/>
          <w:sz w:val="24"/>
          <w:szCs w:val="24"/>
          <w:lang w:val="en-CA"/>
        </w:rPr>
      </w:pPr>
      <w:r>
        <w:rPr>
          <w:b/>
          <w:bCs/>
          <w:sz w:val="24"/>
          <w:szCs w:val="24"/>
          <w:lang w:val="en-CA"/>
        </w:rPr>
        <w:lastRenderedPageBreak/>
        <w:t>Issue 4. Left menu</w:t>
      </w:r>
    </w:p>
    <w:p w14:paraId="5087D868" w14:textId="1886F9DD" w:rsidR="003D6B63" w:rsidRDefault="00BC4391" w:rsidP="00005DDC">
      <w:pPr>
        <w:pStyle w:val="ListParagraph"/>
        <w:numPr>
          <w:ilvl w:val="0"/>
          <w:numId w:val="1"/>
        </w:numPr>
        <w:spacing w:after="120"/>
        <w:rPr>
          <w:color w:val="FF0000"/>
          <w:sz w:val="24"/>
          <w:szCs w:val="24"/>
          <w:lang w:val="en-CA"/>
        </w:rPr>
      </w:pPr>
      <w:r>
        <w:rPr>
          <w:color w:val="FF0000"/>
          <w:sz w:val="24"/>
          <w:szCs w:val="24"/>
          <w:lang w:val="en-CA"/>
        </w:rPr>
        <w:t xml:space="preserve">Jonathan (2020-09-06): I think that title of the left </w:t>
      </w:r>
      <w:r>
        <w:rPr>
          <w:color w:val="FF0000"/>
          <w:sz w:val="24"/>
          <w:szCs w:val="24"/>
          <w:lang w:val="en-CA"/>
        </w:rPr>
        <w:t>menu (highlighted here) serves no apparent purpose and could be removed. The first menu item could then be shifted upward to align with the text/title on the right.</w:t>
      </w:r>
    </w:p>
    <w:p w14:paraId="0685E6A6" w14:textId="77777777" w:rsidR="003D6B63" w:rsidRDefault="00BC4391">
      <w:pPr>
        <w:pStyle w:val="ListParagraph"/>
        <w:numPr>
          <w:ilvl w:val="0"/>
          <w:numId w:val="1"/>
        </w:numPr>
        <w:spacing w:after="120"/>
        <w:rPr>
          <w:color w:val="FF0000"/>
          <w:sz w:val="24"/>
          <w:szCs w:val="24"/>
          <w:lang w:val="en-CA"/>
        </w:rPr>
      </w:pPr>
      <w:r>
        <w:rPr>
          <w:color w:val="FF0000"/>
          <w:sz w:val="24"/>
          <w:szCs w:val="24"/>
          <w:lang w:val="en-CA"/>
        </w:rPr>
        <w:t>Jonathan (2020-09-06): I think that the left menu text is too small relative to the text on</w:t>
      </w:r>
      <w:r>
        <w:rPr>
          <w:color w:val="FF0000"/>
          <w:sz w:val="24"/>
          <w:szCs w:val="24"/>
          <w:lang w:val="en-CA"/>
        </w:rPr>
        <w:t xml:space="preserve"> the right. </w:t>
      </w:r>
    </w:p>
    <w:p w14:paraId="59EE321D" w14:textId="77777777" w:rsidR="003D6B63" w:rsidRDefault="00BC4391">
      <w:pPr>
        <w:pStyle w:val="ListParagraph"/>
        <w:numPr>
          <w:ilvl w:val="0"/>
          <w:numId w:val="1"/>
        </w:numPr>
        <w:spacing w:after="120"/>
        <w:rPr>
          <w:color w:val="FF0000"/>
          <w:sz w:val="24"/>
          <w:szCs w:val="24"/>
          <w:lang w:val="en-CA"/>
        </w:rPr>
      </w:pPr>
      <w:r>
        <w:rPr>
          <w:color w:val="FF0000"/>
          <w:sz w:val="24"/>
          <w:szCs w:val="24"/>
          <w:lang w:val="en-CA"/>
        </w:rPr>
        <w:t>Jonathan (2020-09-06): When you hover on a menu item, it respond awkwardly, in my view. Perhaps it’s better simply to highlight the item?</w:t>
      </w:r>
    </w:p>
    <w:p w14:paraId="22056B23" w14:textId="77777777" w:rsidR="003D6B63" w:rsidRDefault="003D6B63">
      <w:pPr>
        <w:spacing w:after="120"/>
        <w:rPr>
          <w:color w:val="FF0000"/>
          <w:lang w:val="en-CA"/>
        </w:rPr>
      </w:pPr>
    </w:p>
    <w:p w14:paraId="44EBE712" w14:textId="714BB702" w:rsidR="003D6B63" w:rsidRDefault="00BC4391">
      <w:pPr>
        <w:spacing w:after="120"/>
        <w:rPr>
          <w:lang w:val="en-CA"/>
        </w:rPr>
      </w:pPr>
      <w:r>
        <w:rPr>
          <w:lang w:val="en-CA"/>
        </w:rPr>
        <w:t xml:space="preserve">Blair (2020-09-09): I have removed the menu title. I have globally changed the font size on the </w:t>
      </w:r>
      <w:r>
        <w:rPr>
          <w:lang w:val="en-CA"/>
        </w:rPr>
        <w:t>site. Menu font size should now match font size for all content.</w:t>
      </w:r>
    </w:p>
    <w:p w14:paraId="00B8ABAF" w14:textId="77777777" w:rsidR="00005DDC" w:rsidRDefault="00005DDC">
      <w:pPr>
        <w:spacing w:after="120"/>
        <w:rPr>
          <w:lang w:val="en-CA"/>
        </w:rPr>
      </w:pPr>
    </w:p>
    <w:p w14:paraId="0C7E7E2F" w14:textId="4C64B84A" w:rsidR="00005DDC" w:rsidRDefault="00005DDC">
      <w:pPr>
        <w:spacing w:after="120"/>
        <w:rPr>
          <w:lang w:val="en-CA"/>
        </w:rPr>
      </w:pPr>
      <w:r>
        <w:rPr>
          <w:color w:val="FF0000"/>
          <w:sz w:val="24"/>
          <w:szCs w:val="24"/>
          <w:lang w:val="en-CA"/>
        </w:rPr>
        <w:t>Jonathan (2020-09-0</w:t>
      </w:r>
      <w:r>
        <w:rPr>
          <w:color w:val="FF0000"/>
          <w:sz w:val="24"/>
          <w:szCs w:val="24"/>
          <w:lang w:val="en-CA"/>
        </w:rPr>
        <w:t>9</w:t>
      </w:r>
      <w:r>
        <w:rPr>
          <w:color w:val="FF0000"/>
          <w:sz w:val="24"/>
          <w:szCs w:val="24"/>
          <w:lang w:val="en-CA"/>
        </w:rPr>
        <w:t>):</w:t>
      </w:r>
      <w:r>
        <w:rPr>
          <w:color w:val="FF0000"/>
          <w:sz w:val="24"/>
          <w:szCs w:val="24"/>
          <w:lang w:val="en-CA"/>
        </w:rPr>
        <w:t xml:space="preserve"> My impression is that the standard font now is a tad too big, but I may be wrong on that.</w:t>
      </w:r>
    </w:p>
    <w:p w14:paraId="155FD54F" w14:textId="77777777" w:rsidR="00005DDC" w:rsidRDefault="00005DDC">
      <w:pPr>
        <w:spacing w:after="120"/>
        <w:rPr>
          <w:lang w:val="en-CA"/>
        </w:rPr>
      </w:pPr>
    </w:p>
    <w:p w14:paraId="290C70B6" w14:textId="77777777" w:rsidR="003D6B63" w:rsidRDefault="003D6B63">
      <w:pPr>
        <w:spacing w:after="120"/>
        <w:rPr>
          <w:lang w:val="en-CA"/>
        </w:rPr>
      </w:pPr>
    </w:p>
    <w:p w14:paraId="5D4CC16B" w14:textId="77777777" w:rsidR="003D6B63" w:rsidRDefault="003D6B63">
      <w:pPr>
        <w:spacing w:after="120"/>
        <w:rPr>
          <w:lang w:val="en-CA"/>
        </w:rPr>
      </w:pPr>
    </w:p>
    <w:p w14:paraId="64A514C3" w14:textId="77777777" w:rsidR="003D6B63" w:rsidRDefault="00BC4391">
      <w:pPr>
        <w:spacing w:after="120"/>
        <w:rPr>
          <w:lang w:val="en-CA"/>
        </w:rPr>
      </w:pPr>
      <w:r>
        <w:br w:type="page"/>
      </w:r>
    </w:p>
    <w:p w14:paraId="2C1A7673" w14:textId="77777777" w:rsidR="003D6B63" w:rsidRDefault="00BC4391">
      <w:pPr>
        <w:pBdr>
          <w:top w:val="single" w:sz="4" w:space="1" w:color="000000"/>
          <w:left w:val="single" w:sz="4" w:space="4" w:color="000000"/>
          <w:bottom w:val="single" w:sz="4" w:space="1" w:color="000000"/>
          <w:right w:val="single" w:sz="4" w:space="4" w:color="000000"/>
        </w:pBdr>
        <w:shd w:val="clear" w:color="auto" w:fill="D9E2F3" w:themeFill="accent1" w:themeFillTint="33"/>
        <w:spacing w:after="120"/>
        <w:rPr>
          <w:b/>
          <w:bCs/>
          <w:sz w:val="24"/>
          <w:szCs w:val="24"/>
          <w:lang w:val="en-CA"/>
        </w:rPr>
      </w:pPr>
      <w:r>
        <w:rPr>
          <w:b/>
          <w:bCs/>
          <w:sz w:val="24"/>
          <w:szCs w:val="24"/>
          <w:lang w:val="en-CA"/>
        </w:rPr>
        <w:lastRenderedPageBreak/>
        <w:t>Issue 5. RECASP homepage</w:t>
      </w:r>
    </w:p>
    <w:p w14:paraId="0E3EEC0D" w14:textId="77777777" w:rsidR="003D6B63" w:rsidRDefault="00BC4391">
      <w:pPr>
        <w:spacing w:beforeAutospacing="1" w:afterAutospacing="1" w:line="240" w:lineRule="auto"/>
        <w:outlineLvl w:val="0"/>
        <w:rPr>
          <w:rFonts w:ascii="Calibri" w:eastAsia="Times New Roman" w:hAnsi="Calibri" w:cs="Calibri"/>
          <w:b/>
          <w:bCs/>
          <w:kern w:val="2"/>
          <w:sz w:val="48"/>
          <w:szCs w:val="48"/>
          <w:lang w:val="en-CA" w:eastAsia="en-CA"/>
        </w:rPr>
      </w:pPr>
      <w:r>
        <w:rPr>
          <w:rFonts w:eastAsia="Times New Roman" w:cs="Calibri"/>
          <w:b/>
          <w:bCs/>
          <w:kern w:val="2"/>
          <w:sz w:val="48"/>
          <w:szCs w:val="48"/>
          <w:lang w:val="en-CA" w:eastAsia="en-CA"/>
        </w:rPr>
        <w:t>Review of Capital as Power</w:t>
      </w:r>
    </w:p>
    <w:p w14:paraId="1EF27322" w14:textId="77777777" w:rsidR="003D6B63" w:rsidRDefault="00BC4391">
      <w:pPr>
        <w:pStyle w:val="ListParagraph"/>
        <w:numPr>
          <w:ilvl w:val="0"/>
          <w:numId w:val="2"/>
        </w:numPr>
        <w:spacing w:after="120"/>
        <w:rPr>
          <w:color w:val="FF0000"/>
          <w:sz w:val="24"/>
          <w:szCs w:val="24"/>
          <w:lang w:val="en-CA"/>
        </w:rPr>
      </w:pPr>
      <w:r>
        <w:rPr>
          <w:color w:val="FF0000"/>
          <w:sz w:val="24"/>
          <w:szCs w:val="24"/>
          <w:lang w:val="en-CA"/>
        </w:rPr>
        <w:t>Jonathan (2020-09-06): There are several small but substantive issues here. (1) As I see it, CasP rejects disciplinary divisions when i</w:t>
      </w:r>
      <w:r>
        <w:rPr>
          <w:color w:val="FF0000"/>
          <w:sz w:val="24"/>
          <w:szCs w:val="24"/>
          <w:lang w:val="en-CA"/>
        </w:rPr>
        <w:t>t comes to capital, so “non-disciplinary” might be more accurate than “interdisciplinary”; (2) property rights are only one dimension of capitalized power; (3) the power emphasis should relate not only to capital but also to capitalism as a whole. These is</w:t>
      </w:r>
      <w:r>
        <w:rPr>
          <w:color w:val="FF0000"/>
          <w:sz w:val="24"/>
          <w:szCs w:val="24"/>
          <w:lang w:val="en-CA"/>
        </w:rPr>
        <w:t>sues inform my suggestions for the paragraph below:</w:t>
      </w:r>
    </w:p>
    <w:p w14:paraId="5637B2F8" w14:textId="77777777" w:rsidR="003D6B63" w:rsidRDefault="00BC4391">
      <w:pPr>
        <w:pStyle w:val="NormalWeb"/>
        <w:spacing w:before="280" w:after="280"/>
        <w:rPr>
          <w:sz w:val="27"/>
          <w:szCs w:val="27"/>
        </w:rPr>
      </w:pPr>
      <w:r>
        <w:rPr>
          <w:sz w:val="27"/>
          <w:szCs w:val="27"/>
        </w:rPr>
        <w:t xml:space="preserve">The </w:t>
      </w:r>
      <w:r>
        <w:rPr>
          <w:rStyle w:val="Emphasis"/>
          <w:sz w:val="27"/>
          <w:szCs w:val="27"/>
        </w:rPr>
        <w:t>Review of Capital as Power</w:t>
      </w:r>
      <w:r>
        <w:rPr>
          <w:sz w:val="27"/>
          <w:szCs w:val="27"/>
        </w:rPr>
        <w:t xml:space="preserve"> (</w:t>
      </w:r>
      <w:r>
        <w:rPr>
          <w:rStyle w:val="Emphasis"/>
          <w:sz w:val="27"/>
          <w:szCs w:val="27"/>
        </w:rPr>
        <w:t>RECASP</w:t>
      </w:r>
      <w:r>
        <w:rPr>
          <w:sz w:val="27"/>
          <w:szCs w:val="27"/>
        </w:rPr>
        <w:t xml:space="preserve">) is an </w:t>
      </w:r>
      <w:del w:id="0" w:author="Jonathan Nitzan" w:date="2020-09-08T14:35:00Z">
        <w:r>
          <w:rPr>
            <w:sz w:val="27"/>
            <w:szCs w:val="27"/>
          </w:rPr>
          <w:delText>interdisciplinary</w:delText>
        </w:r>
      </w:del>
      <w:ins w:id="1" w:author="Jonathan Nitzan" w:date="2020-09-08T14:35:00Z">
        <w:r>
          <w:rPr>
            <w:sz w:val="27"/>
            <w:szCs w:val="27"/>
          </w:rPr>
          <w:t>non-disciplinary</w:t>
        </w:r>
      </w:ins>
      <w:r>
        <w:rPr>
          <w:sz w:val="27"/>
          <w:szCs w:val="27"/>
        </w:rPr>
        <w:t xml:space="preserve">, peer-reviewed journal dedicated to the study of capital and capitalism. The journal invites contributions that engage </w:t>
      </w:r>
      <w:r>
        <w:rPr>
          <w:sz w:val="27"/>
          <w:szCs w:val="27"/>
        </w:rPr>
        <w:t>with the idea</w:t>
      </w:r>
      <w:ins w:id="2" w:author="Jonathan Nitzan" w:date="2020-09-08T14:36:00Z">
        <w:r>
          <w:rPr>
            <w:sz w:val="27"/>
            <w:szCs w:val="27"/>
          </w:rPr>
          <w:t xml:space="preserve"> of ‘capital </w:t>
        </w:r>
        <w:r>
          <w:rPr>
            <w:i/>
            <w:iCs/>
            <w:sz w:val="27"/>
            <w:szCs w:val="27"/>
          </w:rPr>
          <w:t>as</w:t>
        </w:r>
        <w:r>
          <w:rPr>
            <w:sz w:val="27"/>
            <w:szCs w:val="27"/>
          </w:rPr>
          <w:t xml:space="preserve"> power’ – namely</w:t>
        </w:r>
      </w:ins>
      <w:r>
        <w:rPr>
          <w:sz w:val="27"/>
          <w:szCs w:val="27"/>
        </w:rPr>
        <w:t>,</w:t>
      </w:r>
      <w:ins w:id="3" w:author="Jonathan Nitzan" w:date="2020-09-08T14:36:00Z">
        <w:r>
          <w:rPr>
            <w:sz w:val="27"/>
            <w:szCs w:val="27"/>
          </w:rPr>
          <w:t xml:space="preserve"> the notion that capital is a symbolic quantification of organized power, and that capitalism as a whole can be </w:t>
        </w:r>
      </w:ins>
      <w:ins w:id="4" w:author="Jonathan Nitzan" w:date="2020-09-08T15:42:00Z">
        <w:r>
          <w:rPr>
            <w:sz w:val="27"/>
            <w:szCs w:val="27"/>
          </w:rPr>
          <w:t>studied</w:t>
        </w:r>
      </w:ins>
      <w:ins w:id="5" w:author="Jonathan Nitzan" w:date="2020-09-08T14:36:00Z">
        <w:r>
          <w:rPr>
            <w:sz w:val="27"/>
            <w:szCs w:val="27"/>
          </w:rPr>
          <w:t xml:space="preserve"> as a mode of power</w:t>
        </w:r>
      </w:ins>
      <w:del w:id="6" w:author="Jonathan Nitzan" w:date="2020-09-08T14:36:00Z">
        <w:r>
          <w:rPr>
            <w:sz w:val="27"/>
            <w:szCs w:val="27"/>
          </w:rPr>
          <w:delText xml:space="preserve"> that capital is </w:delText>
        </w:r>
        <w:r>
          <w:rPr>
            <w:rStyle w:val="Emphasis"/>
            <w:sz w:val="27"/>
            <w:szCs w:val="27"/>
          </w:rPr>
          <w:delText>power</w:delText>
        </w:r>
        <w:r>
          <w:rPr>
            <w:sz w:val="27"/>
            <w:szCs w:val="27"/>
          </w:rPr>
          <w:delText xml:space="preserve"> — a symbolic quantification of property rights</w:delText>
        </w:r>
      </w:del>
      <w:r>
        <w:rPr>
          <w:sz w:val="27"/>
          <w:szCs w:val="27"/>
        </w:rPr>
        <w:t>. Bo</w:t>
      </w:r>
      <w:r>
        <w:rPr>
          <w:sz w:val="27"/>
          <w:szCs w:val="27"/>
        </w:rPr>
        <w:t>th empirical and theoretical research are welcome.</w:t>
      </w:r>
    </w:p>
    <w:p w14:paraId="31D9C935" w14:textId="77777777" w:rsidR="003D6B63" w:rsidRDefault="00BC4391">
      <w:pPr>
        <w:spacing w:after="120"/>
        <w:rPr>
          <w:sz w:val="24"/>
          <w:szCs w:val="24"/>
        </w:rPr>
      </w:pPr>
      <w:r>
        <w:rPr>
          <w:sz w:val="24"/>
          <w:szCs w:val="24"/>
          <w:lang w:val="en-CA"/>
        </w:rPr>
        <w:t>Blair (2020-09-09): I’ve added these changes. I do have some reservations about the word ‘non-disciplinary’ ... not sure that people will know what it means. But I’m willing to try it out.</w:t>
      </w:r>
    </w:p>
    <w:p w14:paraId="0B08CC6D" w14:textId="77777777" w:rsidR="003D6B63" w:rsidRDefault="00BC4391">
      <w:pPr>
        <w:pStyle w:val="ListParagraph"/>
        <w:numPr>
          <w:ilvl w:val="0"/>
          <w:numId w:val="2"/>
        </w:numPr>
        <w:spacing w:after="120"/>
        <w:rPr>
          <w:color w:val="FF0000"/>
          <w:sz w:val="24"/>
          <w:szCs w:val="24"/>
          <w:lang w:val="en-CA"/>
        </w:rPr>
      </w:pPr>
      <w:r>
        <w:rPr>
          <w:color w:val="FF0000"/>
          <w:sz w:val="24"/>
          <w:szCs w:val="24"/>
          <w:lang w:val="en-CA"/>
        </w:rPr>
        <w:t>Jonathan (2020-0</w:t>
      </w:r>
      <w:r>
        <w:rPr>
          <w:color w:val="FF0000"/>
          <w:sz w:val="24"/>
          <w:szCs w:val="24"/>
          <w:lang w:val="en-CA"/>
        </w:rPr>
        <w:t>9-06): perhaps add your email ?</w:t>
      </w:r>
    </w:p>
    <w:p w14:paraId="6B9720BA" w14:textId="77777777" w:rsidR="003D6B63" w:rsidRDefault="00BC4391">
      <w:pPr>
        <w:spacing w:beforeAutospacing="1" w:afterAutospacing="1" w:line="240" w:lineRule="auto"/>
        <w:rPr>
          <w:rFonts w:ascii="Calibri" w:eastAsia="Times New Roman" w:hAnsi="Calibri" w:cs="Calibri"/>
          <w:sz w:val="27"/>
          <w:szCs w:val="27"/>
          <w:lang w:val="en-CA" w:eastAsia="en-CA"/>
        </w:rPr>
      </w:pPr>
      <w:r>
        <w:rPr>
          <w:rFonts w:eastAsia="Times New Roman" w:cs="Calibri"/>
          <w:noProof/>
          <w:sz w:val="27"/>
          <w:szCs w:val="27"/>
          <w:lang w:val="en-CA" w:eastAsia="en-CA"/>
        </w:rPr>
        <mc:AlternateContent>
          <mc:Choice Requires="wps">
            <w:drawing>
              <wp:anchor distT="0" distB="0" distL="0" distR="0" simplePos="0" relativeHeight="3" behindDoc="0" locked="0" layoutInCell="1" allowOverlap="1" wp14:anchorId="74F9A5A9" wp14:editId="285545B9">
                <wp:simplePos x="0" y="0"/>
                <wp:positionH relativeFrom="column">
                  <wp:posOffset>124460</wp:posOffset>
                </wp:positionH>
                <wp:positionV relativeFrom="paragraph">
                  <wp:posOffset>68580</wp:posOffset>
                </wp:positionV>
                <wp:extent cx="1329690" cy="767715"/>
                <wp:effectExtent l="57150" t="0" r="62230" b="109855"/>
                <wp:wrapNone/>
                <wp:docPr id="5" name="Picture 9"/>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9"/>
                        <a:stretch/>
                      </pic:blipFill>
                      <pic:spPr>
                        <a:xfrm>
                          <a:off x="0" y="0"/>
                          <a:ext cx="1329120" cy="767160"/>
                        </a:xfrm>
                        <a:prstGeom prst="rect">
                          <a:avLst/>
                        </a:prstGeom>
                        <a:ln>
                          <a:noFill/>
                        </a:ln>
                        <a:effectLst>
                          <a:outerShdw blurRad="50800" dist="50760" dir="5400000" algn="ctr" rotWithShape="0">
                            <a:schemeClr val="tx1"/>
                          </a:outerShdw>
                        </a:effectLst>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9" stroked="f" style="position:absolute;margin-left:9.8pt;margin-top:5.4pt;width:104.6pt;height:60.35pt" wp14:anchorId="73126CCA" type="shapetype_75">
                <v:imagedata r:id="rId10" o:detectmouseclick="t"/>
                <w10:wrap type="none"/>
                <v:stroke color="#3465a4" joinstyle="round" endcap="flat"/>
              </v:shape>
            </w:pict>
          </mc:Fallback>
        </mc:AlternateContent>
      </w:r>
    </w:p>
    <w:p w14:paraId="1FCF6314" w14:textId="77777777" w:rsidR="003D6B63" w:rsidRDefault="003D6B63">
      <w:pPr>
        <w:spacing w:beforeAutospacing="1" w:afterAutospacing="1" w:line="240" w:lineRule="auto"/>
        <w:rPr>
          <w:rFonts w:ascii="Calibri" w:eastAsia="Times New Roman" w:hAnsi="Calibri" w:cs="Calibri"/>
          <w:sz w:val="27"/>
          <w:szCs w:val="27"/>
          <w:lang w:val="en-CA" w:eastAsia="en-CA"/>
        </w:rPr>
      </w:pPr>
    </w:p>
    <w:p w14:paraId="7218B221" w14:textId="77777777" w:rsidR="003D6B63" w:rsidRDefault="003D6B63">
      <w:pPr>
        <w:spacing w:beforeAutospacing="1" w:afterAutospacing="1" w:line="240" w:lineRule="auto"/>
        <w:rPr>
          <w:rFonts w:ascii="Calibri" w:eastAsia="Times New Roman" w:hAnsi="Calibri" w:cs="Calibri"/>
          <w:sz w:val="27"/>
          <w:szCs w:val="27"/>
          <w:lang w:val="en-CA" w:eastAsia="en-CA"/>
        </w:rPr>
      </w:pPr>
    </w:p>
    <w:p w14:paraId="3876A136" w14:textId="77777777" w:rsidR="003D6B63" w:rsidRDefault="00BC4391">
      <w:pPr>
        <w:spacing w:after="120" w:line="240" w:lineRule="auto"/>
        <w:rPr>
          <w:rFonts w:ascii="Calibri" w:eastAsia="Times New Roman" w:hAnsi="Calibri" w:cs="Calibri"/>
          <w:sz w:val="27"/>
          <w:szCs w:val="27"/>
          <w:lang w:val="en-CA" w:eastAsia="en-CA"/>
        </w:rPr>
      </w:pPr>
      <w:r>
        <w:rPr>
          <w:rFonts w:eastAsia="Times New Roman" w:cs="Calibri"/>
          <w:sz w:val="24"/>
          <w:szCs w:val="24"/>
          <w:lang w:val="en-CA" w:eastAsia="en-CA"/>
        </w:rPr>
        <w:t>Blair (2020-09-09):  Add a link to my email.</w:t>
      </w:r>
    </w:p>
    <w:p w14:paraId="3A136CF5" w14:textId="77777777" w:rsidR="003D6B63" w:rsidRDefault="00BC4391">
      <w:pPr>
        <w:pStyle w:val="ListParagraph"/>
        <w:numPr>
          <w:ilvl w:val="0"/>
          <w:numId w:val="2"/>
        </w:numPr>
        <w:spacing w:after="120"/>
        <w:rPr>
          <w:color w:val="FF0000"/>
          <w:sz w:val="24"/>
          <w:szCs w:val="24"/>
          <w:lang w:val="en-CA"/>
        </w:rPr>
      </w:pPr>
      <w:r>
        <w:rPr>
          <w:color w:val="FF0000"/>
          <w:sz w:val="24"/>
          <w:szCs w:val="24"/>
          <w:lang w:val="en-CA"/>
        </w:rPr>
        <w:t>Jonathan (2020-09-06): The two bullets below the introduction are available on the left menu. Should they be replicated here?</w:t>
      </w:r>
    </w:p>
    <w:p w14:paraId="1647D2C4" w14:textId="77777777" w:rsidR="003D6B63" w:rsidRDefault="00BC4391">
      <w:pPr>
        <w:spacing w:after="120"/>
        <w:rPr>
          <w:lang w:val="en-CA"/>
        </w:rPr>
      </w:pPr>
      <w:r>
        <w:rPr>
          <w:sz w:val="24"/>
          <w:szCs w:val="24"/>
          <w:lang w:val="en-CA"/>
        </w:rPr>
        <w:t xml:space="preserve">Blair (2020-09-09): Agreed. I’ve removed </w:t>
      </w:r>
      <w:r>
        <w:rPr>
          <w:sz w:val="24"/>
          <w:szCs w:val="24"/>
          <w:lang w:val="en-CA"/>
        </w:rPr>
        <w:t>them.</w:t>
      </w:r>
    </w:p>
    <w:p w14:paraId="706C99AA" w14:textId="77777777" w:rsidR="003D6B63" w:rsidRDefault="00BC4391">
      <w:pPr>
        <w:pStyle w:val="ListParagraph"/>
        <w:numPr>
          <w:ilvl w:val="0"/>
          <w:numId w:val="2"/>
        </w:numPr>
        <w:spacing w:after="120"/>
        <w:rPr>
          <w:color w:val="FF0000"/>
          <w:sz w:val="24"/>
          <w:szCs w:val="24"/>
          <w:lang w:val="en-CA"/>
        </w:rPr>
      </w:pPr>
      <w:r>
        <w:rPr>
          <w:color w:val="FF0000"/>
          <w:sz w:val="24"/>
          <w:szCs w:val="24"/>
          <w:lang w:val="en-CA"/>
        </w:rPr>
        <w:t xml:space="preserve">Jonathan (2020-09-06): Perhaps consider being more precise/legalistic here: </w:t>
      </w:r>
    </w:p>
    <w:p w14:paraId="114FF69D" w14:textId="77777777" w:rsidR="003D6B63" w:rsidRDefault="00BC4391">
      <w:pPr>
        <w:pStyle w:val="ListParagraph"/>
        <w:spacing w:after="120"/>
        <w:ind w:left="360"/>
        <w:rPr>
          <w:color w:val="FF0000"/>
          <w:sz w:val="24"/>
          <w:szCs w:val="24"/>
          <w:lang w:val="en-CA"/>
        </w:rPr>
      </w:pPr>
      <w:r>
        <w:rPr>
          <w:color w:val="FF0000"/>
          <w:sz w:val="24"/>
          <w:szCs w:val="24"/>
          <w:lang w:val="en-CA"/>
        </w:rPr>
        <w:t>&lt;Articles are published as Open Access under the Creative Commons licence (Attribution-NonCommercial-NoDerivatives 4.0 International (CC BY-NC-ND 4.0)&gt;</w:t>
      </w:r>
    </w:p>
    <w:p w14:paraId="43B48F38" w14:textId="77777777" w:rsidR="003D6B63" w:rsidRDefault="00BC4391">
      <w:pPr>
        <w:pStyle w:val="ListParagraph"/>
        <w:spacing w:after="120"/>
        <w:ind w:left="360"/>
        <w:rPr>
          <w:color w:val="FF0000"/>
          <w:sz w:val="24"/>
          <w:szCs w:val="24"/>
          <w:lang w:val="en-CA"/>
        </w:rPr>
      </w:pPr>
      <w:r>
        <w:rPr>
          <w:color w:val="FF0000"/>
          <w:sz w:val="24"/>
          <w:szCs w:val="24"/>
          <w:lang w:val="en-CA"/>
        </w:rPr>
        <w:t xml:space="preserve">Also, maybe hyperlink to the specific license page: </w:t>
      </w:r>
      <w:hyperlink r:id="rId11">
        <w:r>
          <w:rPr>
            <w:rStyle w:val="Hyperlink"/>
            <w:color w:val="FF0000"/>
            <w:sz w:val="24"/>
            <w:szCs w:val="24"/>
            <w:lang w:val="en-CA"/>
          </w:rPr>
          <w:t>https://creativecommons.org/licenses/by-nc-nd/4.0/</w:t>
        </w:r>
      </w:hyperlink>
      <w:r>
        <w:rPr>
          <w:color w:val="FF0000"/>
          <w:sz w:val="24"/>
          <w:szCs w:val="24"/>
          <w:lang w:val="en-CA"/>
        </w:rPr>
        <w:t xml:space="preserve"> </w:t>
      </w:r>
    </w:p>
    <w:p w14:paraId="41DAB84A" w14:textId="77777777" w:rsidR="003D6B63" w:rsidRDefault="00BC4391">
      <w:pPr>
        <w:spacing w:after="120"/>
        <w:rPr>
          <w:lang w:val="en-CA"/>
        </w:rPr>
      </w:pPr>
      <w:r>
        <w:rPr>
          <w:sz w:val="24"/>
          <w:szCs w:val="24"/>
          <w:lang w:val="en-CA"/>
        </w:rPr>
        <w:t>Blair (2020-09-09): changed</w:t>
      </w:r>
    </w:p>
    <w:p w14:paraId="7EDCB503" w14:textId="77777777" w:rsidR="003D6B63" w:rsidRDefault="00BC4391">
      <w:pPr>
        <w:spacing w:after="120"/>
        <w:rPr>
          <w:lang w:val="en-CA"/>
        </w:rPr>
      </w:pPr>
      <w:r>
        <w:rPr>
          <w:noProof/>
          <w:lang w:val="en-CA"/>
        </w:rPr>
        <mc:AlternateContent>
          <mc:Choice Requires="wps">
            <w:drawing>
              <wp:anchor distT="0" distB="0" distL="0" distR="0" simplePos="0" relativeHeight="2" behindDoc="0" locked="0" layoutInCell="1" allowOverlap="1" wp14:anchorId="6A609176" wp14:editId="15B9521B">
                <wp:simplePos x="0" y="0"/>
                <wp:positionH relativeFrom="column">
                  <wp:posOffset>191770</wp:posOffset>
                </wp:positionH>
                <wp:positionV relativeFrom="paragraph">
                  <wp:posOffset>53340</wp:posOffset>
                </wp:positionV>
                <wp:extent cx="4963160" cy="739140"/>
                <wp:effectExtent l="57150" t="0" r="47625" b="119380"/>
                <wp:wrapNone/>
                <wp:docPr id="6" name="Picture 7"/>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12"/>
                        <a:stretch/>
                      </pic:blipFill>
                      <pic:spPr>
                        <a:xfrm>
                          <a:off x="0" y="0"/>
                          <a:ext cx="4962600" cy="738360"/>
                        </a:xfrm>
                        <a:prstGeom prst="rect">
                          <a:avLst/>
                        </a:prstGeom>
                        <a:ln>
                          <a:noFill/>
                        </a:ln>
                        <a:effectLst>
                          <a:outerShdw blurRad="50800" dist="50760" dir="5400000" algn="ctr" rotWithShape="0">
                            <a:schemeClr val="tx1"/>
                          </a:outerShdw>
                        </a:effectLst>
                      </pic:spPr>
                    </pic:pic>
                  </a:graphicData>
                </a:graphic>
              </wp:anchor>
            </w:drawing>
          </mc:Choice>
          <mc:Fallback>
            <w:pict>
              <v:shape id="shape_0" ID="Picture 7" stroked="f" style="position:absolute;margin-left:15.1pt;margin-top:4.2pt;width:390.7pt;height:58.1pt" wp14:anchorId="4026748D" type="shapetype_75">
                <v:imagedata r:id="rId13" o:detectmouseclick="t"/>
                <w10:wrap type="none"/>
                <v:stroke color="#3465a4" joinstyle="round" endcap="flat"/>
              </v:shape>
            </w:pict>
          </mc:Fallback>
        </mc:AlternateContent>
      </w:r>
    </w:p>
    <w:p w14:paraId="7419405A" w14:textId="77777777" w:rsidR="003D6B63" w:rsidRDefault="003D6B63">
      <w:pPr>
        <w:spacing w:after="120"/>
        <w:rPr>
          <w:lang w:val="en-CA"/>
        </w:rPr>
      </w:pPr>
    </w:p>
    <w:p w14:paraId="07C6BE1A" w14:textId="77777777" w:rsidR="003D6B63" w:rsidRDefault="003D6B63">
      <w:pPr>
        <w:spacing w:after="120"/>
        <w:rPr>
          <w:lang w:val="en-CA"/>
        </w:rPr>
      </w:pPr>
    </w:p>
    <w:p w14:paraId="6E77933B" w14:textId="77777777" w:rsidR="003D6B63" w:rsidRDefault="003D6B63">
      <w:pPr>
        <w:spacing w:after="120"/>
        <w:rPr>
          <w:lang w:val="en-CA"/>
        </w:rPr>
      </w:pPr>
    </w:p>
    <w:p w14:paraId="3E2F8D19" w14:textId="77777777" w:rsidR="00E3700F" w:rsidRDefault="00E3700F">
      <w:pPr>
        <w:spacing w:after="0" w:line="240" w:lineRule="auto"/>
        <w:rPr>
          <w:color w:val="FF0000"/>
          <w:sz w:val="24"/>
          <w:szCs w:val="24"/>
          <w:lang w:val="en-CA"/>
        </w:rPr>
      </w:pPr>
      <w:r>
        <w:rPr>
          <w:color w:val="FF0000"/>
          <w:sz w:val="24"/>
          <w:szCs w:val="24"/>
          <w:lang w:val="en-CA"/>
        </w:rPr>
        <w:br w:type="page"/>
      </w:r>
    </w:p>
    <w:p w14:paraId="7C582994" w14:textId="37B1E1C8" w:rsidR="003D6B63" w:rsidRDefault="00BC4391">
      <w:pPr>
        <w:pStyle w:val="ListParagraph"/>
        <w:numPr>
          <w:ilvl w:val="0"/>
          <w:numId w:val="2"/>
        </w:numPr>
        <w:spacing w:after="120"/>
        <w:rPr>
          <w:color w:val="FF0000"/>
          <w:sz w:val="24"/>
          <w:szCs w:val="24"/>
          <w:lang w:val="en-CA"/>
        </w:rPr>
      </w:pPr>
      <w:r>
        <w:rPr>
          <w:color w:val="FF0000"/>
          <w:sz w:val="24"/>
          <w:szCs w:val="24"/>
          <w:lang w:val="en-CA"/>
        </w:rPr>
        <w:lastRenderedPageBreak/>
        <w:t xml:space="preserve">Jonathan (2020-09-06): perhaps add volume/issue </w:t>
      </w:r>
      <w:r>
        <w:rPr>
          <w:color w:val="FF0000"/>
          <w:sz w:val="24"/>
          <w:szCs w:val="24"/>
          <w:lang w:val="en-CA"/>
        </w:rPr>
        <w:t xml:space="preserve">numbers on the date line? </w:t>
      </w:r>
    </w:p>
    <w:p w14:paraId="5D400960" w14:textId="77777777" w:rsidR="003D6B63" w:rsidRDefault="00BC4391">
      <w:pPr>
        <w:spacing w:after="120"/>
        <w:rPr>
          <w:lang w:val="en-CA"/>
        </w:rPr>
      </w:pPr>
      <w:r>
        <w:rPr>
          <w:sz w:val="24"/>
          <w:szCs w:val="24"/>
          <w:lang w:val="en-CA"/>
        </w:rPr>
        <w:t>Blair (2020-09-09): I’m hesitant to add this info. First, it adds clutter. Second, the move to online publishing has made this info mostly irrelevant. Academics (and journals) continue to use it mostly out of cultural inertia.  I</w:t>
      </w:r>
      <w:r>
        <w:rPr>
          <w:sz w:val="24"/>
          <w:szCs w:val="24"/>
          <w:lang w:val="en-CA"/>
        </w:rPr>
        <w:t>’ve modeled the design here after the page for the Journal of Computation Social Science, which doesn’t reference volume/issue data.</w:t>
      </w:r>
    </w:p>
    <w:p w14:paraId="7CB49664" w14:textId="09866409" w:rsidR="003D6B63" w:rsidRDefault="00594B29">
      <w:pPr>
        <w:spacing w:after="120"/>
        <w:rPr>
          <w:sz w:val="24"/>
          <w:szCs w:val="24"/>
          <w:lang w:val="en-CA"/>
        </w:rPr>
      </w:pPr>
      <w:hyperlink r:id="rId14" w:history="1">
        <w:r w:rsidRPr="00734F3F">
          <w:rPr>
            <w:rStyle w:val="Hyperlink"/>
            <w:sz w:val="24"/>
            <w:szCs w:val="24"/>
            <w:lang w:val="en-CA"/>
          </w:rPr>
          <w:t>https://www.springer.com/journal/42001</w:t>
        </w:r>
      </w:hyperlink>
    </w:p>
    <w:p w14:paraId="36FA7776" w14:textId="355ACC18" w:rsidR="003D6B63" w:rsidRDefault="00594B29">
      <w:pPr>
        <w:spacing w:after="120"/>
        <w:rPr>
          <w:lang w:val="en-CA"/>
        </w:rPr>
      </w:pPr>
      <w:r>
        <w:rPr>
          <w:color w:val="FF0000"/>
          <w:sz w:val="24"/>
          <w:szCs w:val="24"/>
          <w:lang w:val="en-CA"/>
        </w:rPr>
        <w:t>Jonathan (2020-09-0</w:t>
      </w:r>
      <w:r>
        <w:rPr>
          <w:color w:val="FF0000"/>
          <w:sz w:val="24"/>
          <w:szCs w:val="24"/>
          <w:lang w:val="en-CA"/>
        </w:rPr>
        <w:t>9</w:t>
      </w:r>
      <w:r>
        <w:rPr>
          <w:color w:val="FF0000"/>
          <w:sz w:val="24"/>
          <w:szCs w:val="24"/>
          <w:lang w:val="en-CA"/>
        </w:rPr>
        <w:t>):</w:t>
      </w:r>
      <w:r>
        <w:rPr>
          <w:color w:val="FF0000"/>
          <w:sz w:val="24"/>
          <w:szCs w:val="24"/>
          <w:lang w:val="en-CA"/>
        </w:rPr>
        <w:t xml:space="preserve"> Your call!</w:t>
      </w:r>
    </w:p>
    <w:p w14:paraId="41C5AA88" w14:textId="77777777" w:rsidR="003D6B63" w:rsidRDefault="003D6B63">
      <w:pPr>
        <w:spacing w:after="120"/>
        <w:rPr>
          <w:lang w:val="en-CA"/>
        </w:rPr>
      </w:pPr>
    </w:p>
    <w:p w14:paraId="572BF3E1" w14:textId="77777777" w:rsidR="003D6B63" w:rsidRDefault="003D6B63">
      <w:pPr>
        <w:spacing w:after="120"/>
        <w:rPr>
          <w:lang w:val="en-CA"/>
        </w:rPr>
      </w:pPr>
    </w:p>
    <w:p w14:paraId="4C37DBB9" w14:textId="77777777" w:rsidR="003D6B63" w:rsidRDefault="003D6B63">
      <w:pPr>
        <w:spacing w:after="120"/>
        <w:rPr>
          <w:lang w:val="en-CA"/>
        </w:rPr>
      </w:pPr>
    </w:p>
    <w:p w14:paraId="15F53202" w14:textId="77777777" w:rsidR="003D6B63" w:rsidRDefault="003D6B63">
      <w:pPr>
        <w:spacing w:after="120"/>
        <w:rPr>
          <w:lang w:val="en-CA"/>
        </w:rPr>
      </w:pPr>
    </w:p>
    <w:p w14:paraId="7A8C3C7B" w14:textId="77777777" w:rsidR="003D6B63" w:rsidRDefault="003D6B63">
      <w:pPr>
        <w:spacing w:after="120"/>
        <w:rPr>
          <w:lang w:val="en-CA"/>
        </w:rPr>
      </w:pPr>
    </w:p>
    <w:p w14:paraId="70F93F01" w14:textId="77777777" w:rsidR="003D6B63" w:rsidRDefault="003D6B63">
      <w:pPr>
        <w:spacing w:after="120"/>
        <w:rPr>
          <w:lang w:val="en-CA"/>
        </w:rPr>
      </w:pPr>
    </w:p>
    <w:p w14:paraId="24F3012D" w14:textId="77777777" w:rsidR="003D6B63" w:rsidRDefault="003D6B63">
      <w:pPr>
        <w:spacing w:after="120"/>
        <w:rPr>
          <w:lang w:val="en-CA"/>
        </w:rPr>
      </w:pPr>
    </w:p>
    <w:p w14:paraId="1980DFE9" w14:textId="77777777" w:rsidR="003D6B63" w:rsidRDefault="003D6B63">
      <w:pPr>
        <w:spacing w:after="120"/>
        <w:rPr>
          <w:lang w:val="en-CA"/>
        </w:rPr>
      </w:pPr>
    </w:p>
    <w:p w14:paraId="001AA8D8" w14:textId="77777777" w:rsidR="003D6B63" w:rsidRDefault="003D6B63">
      <w:pPr>
        <w:spacing w:after="120"/>
        <w:rPr>
          <w:lang w:val="en-CA"/>
        </w:rPr>
      </w:pPr>
    </w:p>
    <w:p w14:paraId="19CC069E" w14:textId="77777777" w:rsidR="003D6B63" w:rsidRDefault="003D6B63">
      <w:pPr>
        <w:spacing w:after="120"/>
        <w:rPr>
          <w:lang w:val="en-CA"/>
        </w:rPr>
      </w:pPr>
    </w:p>
    <w:p w14:paraId="43268BF4" w14:textId="77777777" w:rsidR="003D6B63" w:rsidRDefault="003D6B63">
      <w:pPr>
        <w:spacing w:after="120"/>
        <w:rPr>
          <w:lang w:val="en-CA"/>
        </w:rPr>
      </w:pPr>
    </w:p>
    <w:p w14:paraId="38D3EC75" w14:textId="77777777" w:rsidR="003D6B63" w:rsidRDefault="003D6B63">
      <w:pPr>
        <w:spacing w:after="120"/>
        <w:rPr>
          <w:lang w:val="en-CA"/>
        </w:rPr>
      </w:pPr>
    </w:p>
    <w:p w14:paraId="3523283C" w14:textId="77777777" w:rsidR="003D6B63" w:rsidRDefault="003D6B63">
      <w:pPr>
        <w:spacing w:after="120"/>
        <w:rPr>
          <w:lang w:val="en-CA"/>
        </w:rPr>
      </w:pPr>
    </w:p>
    <w:p w14:paraId="20CB5692" w14:textId="77777777" w:rsidR="003D6B63" w:rsidRDefault="003D6B63">
      <w:pPr>
        <w:spacing w:after="120"/>
        <w:rPr>
          <w:lang w:val="en-CA"/>
        </w:rPr>
      </w:pPr>
    </w:p>
    <w:p w14:paraId="33C4F189" w14:textId="77777777" w:rsidR="003D6B63" w:rsidRDefault="003D6B63">
      <w:pPr>
        <w:spacing w:after="120"/>
        <w:rPr>
          <w:lang w:val="en-CA"/>
        </w:rPr>
      </w:pPr>
    </w:p>
    <w:p w14:paraId="2572EE16" w14:textId="77777777" w:rsidR="003D6B63" w:rsidRDefault="003D6B63">
      <w:pPr>
        <w:spacing w:after="120"/>
        <w:rPr>
          <w:lang w:val="en-CA"/>
        </w:rPr>
      </w:pPr>
    </w:p>
    <w:p w14:paraId="45248940" w14:textId="77777777" w:rsidR="003D6B63" w:rsidRDefault="003D6B63">
      <w:pPr>
        <w:spacing w:after="120"/>
        <w:rPr>
          <w:lang w:val="en-CA"/>
        </w:rPr>
      </w:pPr>
    </w:p>
    <w:p w14:paraId="25B22C20" w14:textId="77777777" w:rsidR="003D6B63" w:rsidRDefault="00BC4391">
      <w:pPr>
        <w:spacing w:after="120"/>
        <w:rPr>
          <w:lang w:val="en-CA"/>
        </w:rPr>
      </w:pPr>
      <w:r>
        <w:br w:type="page"/>
      </w:r>
    </w:p>
    <w:p w14:paraId="3F53933A" w14:textId="77777777" w:rsidR="003D6B63" w:rsidRDefault="00BC4391">
      <w:pPr>
        <w:pBdr>
          <w:top w:val="single" w:sz="4" w:space="1" w:color="000000"/>
          <w:left w:val="single" w:sz="4" w:space="4" w:color="000000"/>
          <w:bottom w:val="single" w:sz="4" w:space="1" w:color="000000"/>
          <w:right w:val="single" w:sz="4" w:space="4" w:color="000000"/>
        </w:pBdr>
        <w:shd w:val="clear" w:color="auto" w:fill="D9E2F3" w:themeFill="accent1" w:themeFillTint="33"/>
        <w:spacing w:after="120"/>
        <w:rPr>
          <w:b/>
          <w:bCs/>
          <w:sz w:val="24"/>
          <w:szCs w:val="24"/>
          <w:lang w:val="en-CA"/>
        </w:rPr>
      </w:pPr>
      <w:r>
        <w:rPr>
          <w:b/>
          <w:bCs/>
          <w:sz w:val="24"/>
          <w:szCs w:val="24"/>
          <w:lang w:val="en-CA"/>
        </w:rPr>
        <w:lastRenderedPageBreak/>
        <w:t>Issue 6. RECASP “Articles” page</w:t>
      </w:r>
    </w:p>
    <w:p w14:paraId="0443FC7A" w14:textId="77777777" w:rsidR="003D6B63" w:rsidRDefault="00BC4391">
      <w:pPr>
        <w:spacing w:after="120"/>
        <w:rPr>
          <w:color w:val="FF0000"/>
          <w:sz w:val="24"/>
          <w:szCs w:val="24"/>
          <w:lang w:val="en-CA"/>
        </w:rPr>
      </w:pPr>
      <w:r>
        <w:rPr>
          <w:color w:val="FF0000"/>
          <w:sz w:val="24"/>
          <w:szCs w:val="24"/>
          <w:lang w:val="en-CA"/>
        </w:rPr>
        <w:t xml:space="preserve">Jonathan (2020-09-06): Shouldn’t the right-hand side be titled “Articles” instead of “Review of Capital as Power”? </w:t>
      </w:r>
    </w:p>
    <w:p w14:paraId="3F399715" w14:textId="2DA9A276" w:rsidR="003D6B63" w:rsidRDefault="00BC4391">
      <w:pPr>
        <w:spacing w:after="120"/>
        <w:rPr>
          <w:sz w:val="24"/>
          <w:szCs w:val="24"/>
          <w:lang w:val="en-CA"/>
        </w:rPr>
      </w:pPr>
      <w:r>
        <w:rPr>
          <w:sz w:val="24"/>
          <w:szCs w:val="24"/>
          <w:lang w:val="en-CA"/>
        </w:rPr>
        <w:t>Blair (2020-09-09): I’ve removed the title from the side panel.</w:t>
      </w:r>
    </w:p>
    <w:p w14:paraId="3A9386CF" w14:textId="4045346D" w:rsidR="006A55E7" w:rsidRDefault="006A55E7" w:rsidP="006A55E7">
      <w:pPr>
        <w:spacing w:after="120"/>
        <w:rPr>
          <w:color w:val="FF0000"/>
          <w:sz w:val="24"/>
          <w:szCs w:val="24"/>
          <w:lang w:val="en-CA"/>
        </w:rPr>
      </w:pPr>
      <w:r>
        <w:rPr>
          <w:color w:val="FF0000"/>
          <w:sz w:val="24"/>
          <w:szCs w:val="24"/>
          <w:lang w:val="en-CA"/>
        </w:rPr>
        <w:t>Jonathan (2020-09-0</w:t>
      </w:r>
      <w:r>
        <w:rPr>
          <w:color w:val="FF0000"/>
          <w:sz w:val="24"/>
          <w:szCs w:val="24"/>
          <w:lang w:val="en-CA"/>
        </w:rPr>
        <w:t>9</w:t>
      </w:r>
      <w:r>
        <w:rPr>
          <w:color w:val="FF0000"/>
          <w:sz w:val="24"/>
          <w:szCs w:val="24"/>
          <w:lang w:val="en-CA"/>
        </w:rPr>
        <w:t xml:space="preserve">): </w:t>
      </w:r>
      <w:r>
        <w:rPr>
          <w:color w:val="FF0000"/>
          <w:sz w:val="24"/>
          <w:szCs w:val="24"/>
          <w:lang w:val="en-CA"/>
        </w:rPr>
        <w:t>On my end, it still show “Review of Capital as Power”.</w:t>
      </w:r>
    </w:p>
    <w:p w14:paraId="5FCA4A94" w14:textId="6E9BF511" w:rsidR="006A55E7" w:rsidRDefault="006A55E7">
      <w:pPr>
        <w:spacing w:after="120"/>
        <w:rPr>
          <w:sz w:val="24"/>
          <w:szCs w:val="24"/>
          <w:lang w:val="en-CA"/>
        </w:rPr>
      </w:pPr>
    </w:p>
    <w:p w14:paraId="70157D31" w14:textId="5A16D108" w:rsidR="006A55E7" w:rsidRDefault="006A55E7">
      <w:pPr>
        <w:spacing w:after="120"/>
        <w:rPr>
          <w:lang w:val="en-CA"/>
        </w:rPr>
      </w:pPr>
      <w:r w:rsidRPr="006A55E7">
        <w:rPr>
          <w:lang w:val="en-CA"/>
        </w:rPr>
        <w:drawing>
          <wp:inline distT="0" distB="0" distL="0" distR="0" wp14:anchorId="385E0F2D" wp14:editId="3985B6EB">
            <wp:extent cx="6141110" cy="174566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5757" cy="1746988"/>
                    </a:xfrm>
                    <a:prstGeom prst="rect">
                      <a:avLst/>
                    </a:prstGeom>
                  </pic:spPr>
                </pic:pic>
              </a:graphicData>
            </a:graphic>
          </wp:inline>
        </w:drawing>
      </w:r>
    </w:p>
    <w:p w14:paraId="1F65D467" w14:textId="77777777" w:rsidR="003D6B63" w:rsidRDefault="003D6B63">
      <w:pPr>
        <w:spacing w:after="120"/>
        <w:rPr>
          <w:sz w:val="24"/>
          <w:szCs w:val="24"/>
          <w:lang w:val="en-CA"/>
        </w:rPr>
      </w:pPr>
    </w:p>
    <w:p w14:paraId="209229BE" w14:textId="77777777" w:rsidR="003D6B63" w:rsidRDefault="00BC4391">
      <w:pPr>
        <w:spacing w:after="120"/>
        <w:rPr>
          <w:color w:val="FF0000"/>
          <w:sz w:val="24"/>
          <w:szCs w:val="24"/>
          <w:lang w:val="en-CA"/>
        </w:rPr>
      </w:pPr>
      <w:r>
        <w:rPr>
          <w:color w:val="FF0000"/>
          <w:sz w:val="24"/>
          <w:szCs w:val="24"/>
          <w:lang w:val="en-CA"/>
        </w:rPr>
        <w:t>Jonathan (2020-09-06): Add volume/number information?</w:t>
      </w:r>
    </w:p>
    <w:p w14:paraId="22582BF3" w14:textId="77777777" w:rsidR="003D6B63" w:rsidRDefault="00BC4391">
      <w:pPr>
        <w:spacing w:after="120"/>
        <w:rPr>
          <w:lang w:val="en-CA"/>
        </w:rPr>
      </w:pPr>
      <w:r>
        <w:rPr>
          <w:sz w:val="24"/>
          <w:szCs w:val="24"/>
          <w:lang w:val="en-CA"/>
        </w:rPr>
        <w:t>Blair (2020-09-09): I</w:t>
      </w:r>
      <w:r>
        <w:rPr>
          <w:sz w:val="24"/>
          <w:szCs w:val="24"/>
          <w:lang w:val="en-CA"/>
        </w:rPr>
        <w:t xml:space="preserve"> don’t think we need this info. If someone wants to cite an individual paper, the full details are available on the paper page. </w:t>
      </w:r>
    </w:p>
    <w:p w14:paraId="2282ABD6" w14:textId="4964BC5D" w:rsidR="006A55E7" w:rsidRDefault="006A55E7" w:rsidP="006A55E7">
      <w:pPr>
        <w:spacing w:after="120"/>
        <w:rPr>
          <w:lang w:val="en-CA"/>
        </w:rPr>
      </w:pPr>
      <w:r>
        <w:rPr>
          <w:color w:val="FF0000"/>
          <w:sz w:val="24"/>
          <w:szCs w:val="24"/>
          <w:lang w:val="en-CA"/>
        </w:rPr>
        <w:t>Jonathan (2020-09-09): Your call</w:t>
      </w:r>
      <w:r>
        <w:rPr>
          <w:color w:val="FF0000"/>
          <w:sz w:val="24"/>
          <w:szCs w:val="24"/>
          <w:lang w:val="en-CA"/>
        </w:rPr>
        <w:t>.</w:t>
      </w:r>
    </w:p>
    <w:p w14:paraId="2B9ADF85" w14:textId="77777777" w:rsidR="003D6B63" w:rsidRDefault="003D6B63">
      <w:pPr>
        <w:spacing w:after="120"/>
        <w:rPr>
          <w:lang w:val="en-CA"/>
        </w:rPr>
      </w:pPr>
    </w:p>
    <w:p w14:paraId="6F7DCDC6" w14:textId="77777777" w:rsidR="003D6B63" w:rsidRDefault="003D6B63">
      <w:pPr>
        <w:spacing w:after="120"/>
        <w:rPr>
          <w:lang w:val="en-CA"/>
        </w:rPr>
      </w:pPr>
    </w:p>
    <w:p w14:paraId="484C2AAD" w14:textId="77777777" w:rsidR="003D6B63" w:rsidRDefault="003D6B63">
      <w:pPr>
        <w:spacing w:after="120"/>
        <w:rPr>
          <w:lang w:val="en-CA"/>
        </w:rPr>
      </w:pPr>
    </w:p>
    <w:p w14:paraId="2D0E1188" w14:textId="77777777" w:rsidR="003D6B63" w:rsidRDefault="003D6B63">
      <w:pPr>
        <w:spacing w:after="120"/>
        <w:rPr>
          <w:lang w:val="en-CA"/>
        </w:rPr>
      </w:pPr>
    </w:p>
    <w:p w14:paraId="0FC34A5A" w14:textId="77777777" w:rsidR="003D6B63" w:rsidRDefault="003D6B63">
      <w:pPr>
        <w:spacing w:after="120"/>
        <w:rPr>
          <w:lang w:val="en-CA"/>
        </w:rPr>
      </w:pPr>
    </w:p>
    <w:p w14:paraId="52081E29" w14:textId="77777777" w:rsidR="003D6B63" w:rsidRDefault="003D6B63">
      <w:pPr>
        <w:spacing w:after="120"/>
        <w:rPr>
          <w:lang w:val="en-CA"/>
        </w:rPr>
      </w:pPr>
    </w:p>
    <w:p w14:paraId="1C79DEF7" w14:textId="77777777" w:rsidR="003D6B63" w:rsidRDefault="003D6B63">
      <w:pPr>
        <w:spacing w:after="120"/>
        <w:rPr>
          <w:lang w:val="en-CA"/>
        </w:rPr>
      </w:pPr>
    </w:p>
    <w:p w14:paraId="0A6B7BEE" w14:textId="77777777" w:rsidR="003D6B63" w:rsidRDefault="003D6B63">
      <w:pPr>
        <w:spacing w:after="120"/>
        <w:rPr>
          <w:lang w:val="en-CA"/>
        </w:rPr>
      </w:pPr>
    </w:p>
    <w:p w14:paraId="587E16E7" w14:textId="77777777" w:rsidR="003D6B63" w:rsidRDefault="003D6B63">
      <w:pPr>
        <w:spacing w:after="120"/>
        <w:rPr>
          <w:lang w:val="en-CA"/>
        </w:rPr>
      </w:pPr>
    </w:p>
    <w:p w14:paraId="784173A8" w14:textId="77777777" w:rsidR="003D6B63" w:rsidRDefault="003D6B63">
      <w:pPr>
        <w:spacing w:after="120"/>
        <w:rPr>
          <w:lang w:val="en-CA"/>
        </w:rPr>
      </w:pPr>
    </w:p>
    <w:p w14:paraId="01FEE8C6" w14:textId="77777777" w:rsidR="003D6B63" w:rsidRDefault="00BC4391">
      <w:pPr>
        <w:rPr>
          <w:lang w:val="en-CA"/>
        </w:rPr>
      </w:pPr>
      <w:r>
        <w:br w:type="page"/>
      </w:r>
    </w:p>
    <w:p w14:paraId="2B34A768" w14:textId="77777777" w:rsidR="003D6B63" w:rsidRDefault="00BC4391">
      <w:pPr>
        <w:pBdr>
          <w:top w:val="single" w:sz="4" w:space="1" w:color="000000"/>
          <w:left w:val="single" w:sz="4" w:space="4" w:color="000000"/>
          <w:bottom w:val="single" w:sz="4" w:space="1" w:color="000000"/>
          <w:right w:val="single" w:sz="4" w:space="4" w:color="000000"/>
        </w:pBdr>
        <w:shd w:val="clear" w:color="auto" w:fill="D9E2F3" w:themeFill="accent1" w:themeFillTint="33"/>
        <w:spacing w:after="120"/>
        <w:rPr>
          <w:b/>
          <w:bCs/>
          <w:sz w:val="24"/>
          <w:szCs w:val="24"/>
          <w:lang w:val="en-CA"/>
        </w:rPr>
      </w:pPr>
      <w:r>
        <w:rPr>
          <w:b/>
          <w:bCs/>
          <w:sz w:val="24"/>
          <w:szCs w:val="24"/>
          <w:lang w:val="en-CA"/>
        </w:rPr>
        <w:lastRenderedPageBreak/>
        <w:t>Issue 7. RECASP “Aim &amp; Scope” page</w:t>
      </w:r>
    </w:p>
    <w:p w14:paraId="1E071275" w14:textId="77777777" w:rsidR="003D6B63" w:rsidRDefault="00BC4391">
      <w:pPr>
        <w:pStyle w:val="Heading1"/>
        <w:spacing w:before="280" w:after="280"/>
      </w:pPr>
      <w:r>
        <w:t>Aims &amp; Scope</w:t>
      </w:r>
    </w:p>
    <w:p w14:paraId="105BDC89" w14:textId="77777777" w:rsidR="003D6B63" w:rsidRDefault="00BC4391">
      <w:pPr>
        <w:pStyle w:val="NormalWeb"/>
        <w:spacing w:before="280" w:after="280"/>
      </w:pPr>
      <w:r>
        <w:rPr>
          <w:sz w:val="24"/>
          <w:szCs w:val="24"/>
        </w:rPr>
        <w:t xml:space="preserve">Blair (2020-09-09): Unless noted, I’ve accepted these </w:t>
      </w:r>
      <w:r>
        <w:rPr>
          <w:sz w:val="24"/>
          <w:szCs w:val="24"/>
        </w:rPr>
        <w:t>changes.</w:t>
      </w:r>
    </w:p>
    <w:p w14:paraId="2F2838EE" w14:textId="77777777" w:rsidR="003D6B63" w:rsidRDefault="00BC4391">
      <w:pPr>
        <w:pStyle w:val="NormalWeb"/>
        <w:spacing w:before="280" w:after="280"/>
      </w:pPr>
      <w:r>
        <w:rPr>
          <w:sz w:val="24"/>
          <w:szCs w:val="24"/>
        </w:rPr>
        <w:t xml:space="preserve">The </w:t>
      </w:r>
      <w:r>
        <w:rPr>
          <w:rStyle w:val="Emphasis"/>
          <w:sz w:val="24"/>
          <w:szCs w:val="24"/>
        </w:rPr>
        <w:t>Review of Capital as Power</w:t>
      </w:r>
      <w:r>
        <w:rPr>
          <w:sz w:val="24"/>
          <w:szCs w:val="24"/>
        </w:rPr>
        <w:t xml:space="preserve"> (</w:t>
      </w:r>
      <w:r>
        <w:rPr>
          <w:rStyle w:val="Emphasis"/>
          <w:sz w:val="24"/>
          <w:szCs w:val="24"/>
        </w:rPr>
        <w:t>RECASP</w:t>
      </w:r>
      <w:r>
        <w:rPr>
          <w:sz w:val="24"/>
          <w:szCs w:val="24"/>
        </w:rPr>
        <w:t xml:space="preserve">) is an interdisciplinary, peer-reviewed journal dedicated to the study of capital and capitalism. The journal invites contributions that engage with the idea that capital is </w:t>
      </w:r>
      <w:r>
        <w:rPr>
          <w:rStyle w:val="Emphasis"/>
          <w:sz w:val="24"/>
          <w:szCs w:val="24"/>
        </w:rPr>
        <w:t>power</w:t>
      </w:r>
      <w:r>
        <w:rPr>
          <w:sz w:val="24"/>
          <w:szCs w:val="24"/>
        </w:rPr>
        <w:t xml:space="preserve"> — a symbolic quantification of property rights. Both empirical and theoreti</w:t>
      </w:r>
      <w:r>
        <w:rPr>
          <w:sz w:val="24"/>
          <w:szCs w:val="24"/>
        </w:rPr>
        <w:t>cal research are welcome.</w:t>
      </w:r>
    </w:p>
    <w:p w14:paraId="351CCF0A" w14:textId="77777777" w:rsidR="003D6B63" w:rsidRDefault="00BC4391">
      <w:pPr>
        <w:pStyle w:val="NormalWeb"/>
        <w:spacing w:before="280" w:after="280"/>
        <w:rPr>
          <w:sz w:val="24"/>
          <w:szCs w:val="24"/>
        </w:rPr>
      </w:pPr>
      <w:r>
        <w:rPr>
          <w:color w:val="FF0000"/>
          <w:sz w:val="24"/>
          <w:szCs w:val="24"/>
        </w:rPr>
        <w:t>Jonathan (2020-09-06): I would replace the above  text with the one below (the same text I suggested for the RECASP home page):</w:t>
      </w:r>
    </w:p>
    <w:p w14:paraId="2D3F7E89" w14:textId="77777777" w:rsidR="003D6B63" w:rsidRDefault="00BC4391">
      <w:pPr>
        <w:pStyle w:val="NormalWeb"/>
        <w:spacing w:before="280" w:after="280"/>
      </w:pPr>
      <w:r>
        <w:rPr>
          <w:sz w:val="24"/>
          <w:szCs w:val="24"/>
        </w:rPr>
        <w:t xml:space="preserve">The </w:t>
      </w:r>
      <w:r>
        <w:rPr>
          <w:rStyle w:val="Emphasis"/>
          <w:sz w:val="24"/>
          <w:szCs w:val="24"/>
        </w:rPr>
        <w:t>Review of Capital as Power</w:t>
      </w:r>
      <w:r>
        <w:rPr>
          <w:sz w:val="24"/>
          <w:szCs w:val="24"/>
        </w:rPr>
        <w:t xml:space="preserve"> (</w:t>
      </w:r>
      <w:r>
        <w:rPr>
          <w:rStyle w:val="Emphasis"/>
          <w:sz w:val="24"/>
          <w:szCs w:val="24"/>
        </w:rPr>
        <w:t>RECASP</w:t>
      </w:r>
      <w:r>
        <w:rPr>
          <w:sz w:val="24"/>
          <w:szCs w:val="24"/>
        </w:rPr>
        <w:t xml:space="preserve">) is an </w:t>
      </w:r>
      <w:del w:id="7" w:author="Jonathan Nitzan" w:date="2020-09-08T14:35:00Z">
        <w:r>
          <w:rPr>
            <w:sz w:val="24"/>
            <w:szCs w:val="24"/>
          </w:rPr>
          <w:delText>interdisciplinary</w:delText>
        </w:r>
      </w:del>
      <w:ins w:id="8" w:author="Jonathan Nitzan" w:date="2020-09-08T14:35:00Z">
        <w:r>
          <w:rPr>
            <w:sz w:val="24"/>
            <w:szCs w:val="24"/>
          </w:rPr>
          <w:t>non-disciplinary</w:t>
        </w:r>
      </w:ins>
      <w:r>
        <w:rPr>
          <w:sz w:val="24"/>
          <w:szCs w:val="24"/>
        </w:rPr>
        <w:t>, peer-reviewed journal</w:t>
      </w:r>
      <w:r>
        <w:rPr>
          <w:sz w:val="24"/>
          <w:szCs w:val="24"/>
        </w:rPr>
        <w:t xml:space="preserve"> dedicated to the study of capital and capitalism. The journal invites contributions that engage with the idea</w:t>
      </w:r>
      <w:ins w:id="9" w:author="Jonathan Nitzan" w:date="2020-09-08T14:36:00Z">
        <w:r>
          <w:rPr>
            <w:sz w:val="24"/>
            <w:szCs w:val="24"/>
          </w:rPr>
          <w:t xml:space="preserve"> of ‘capital </w:t>
        </w:r>
        <w:r>
          <w:rPr>
            <w:i/>
            <w:iCs/>
            <w:sz w:val="24"/>
            <w:szCs w:val="24"/>
          </w:rPr>
          <w:t>as</w:t>
        </w:r>
        <w:r>
          <w:rPr>
            <w:sz w:val="24"/>
            <w:szCs w:val="24"/>
          </w:rPr>
          <w:t xml:space="preserve"> power’ – namely</w:t>
        </w:r>
      </w:ins>
      <w:r>
        <w:rPr>
          <w:sz w:val="24"/>
          <w:szCs w:val="24"/>
        </w:rPr>
        <w:t>,</w:t>
      </w:r>
      <w:ins w:id="10" w:author="Jonathan Nitzan" w:date="2020-09-08T14:36:00Z">
        <w:r>
          <w:rPr>
            <w:sz w:val="24"/>
            <w:szCs w:val="24"/>
          </w:rPr>
          <w:t xml:space="preserve"> the notion that capital is a symbolic quantification of organized power, and that capitalism as a whole can be </w:t>
        </w:r>
      </w:ins>
      <w:ins w:id="11" w:author="Jonathan Nitzan" w:date="2020-09-08T15:42:00Z">
        <w:r>
          <w:rPr>
            <w:sz w:val="24"/>
            <w:szCs w:val="24"/>
          </w:rPr>
          <w:t>st</w:t>
        </w:r>
        <w:r>
          <w:rPr>
            <w:sz w:val="24"/>
            <w:szCs w:val="24"/>
          </w:rPr>
          <w:t>udied</w:t>
        </w:r>
      </w:ins>
      <w:ins w:id="12" w:author="Jonathan Nitzan" w:date="2020-09-08T14:36:00Z">
        <w:r>
          <w:rPr>
            <w:sz w:val="24"/>
            <w:szCs w:val="24"/>
          </w:rPr>
          <w:t xml:space="preserve"> as a mode of power</w:t>
        </w:r>
      </w:ins>
      <w:del w:id="13" w:author="Jonathan Nitzan" w:date="2020-09-08T14:36:00Z">
        <w:r>
          <w:rPr>
            <w:sz w:val="24"/>
            <w:szCs w:val="24"/>
          </w:rPr>
          <w:delText xml:space="preserve"> that capital is </w:delText>
        </w:r>
        <w:r>
          <w:rPr>
            <w:rStyle w:val="Emphasis"/>
            <w:sz w:val="24"/>
            <w:szCs w:val="24"/>
          </w:rPr>
          <w:delText>power</w:delText>
        </w:r>
        <w:r>
          <w:rPr>
            <w:sz w:val="24"/>
            <w:szCs w:val="24"/>
          </w:rPr>
          <w:delText xml:space="preserve"> — a symbolic quantification of property rights</w:delText>
        </w:r>
      </w:del>
      <w:r>
        <w:rPr>
          <w:sz w:val="24"/>
          <w:szCs w:val="24"/>
        </w:rPr>
        <w:t>. Both empirical and theoretical research are welcome.</w:t>
      </w:r>
    </w:p>
    <w:p w14:paraId="77E627AE" w14:textId="77777777" w:rsidR="003D6B63" w:rsidRDefault="00BC4391">
      <w:pPr>
        <w:pStyle w:val="Heading3"/>
      </w:pPr>
      <w:r>
        <w:t>+++++++++++++++++++++++++++++</w:t>
      </w:r>
    </w:p>
    <w:p w14:paraId="538D3D37" w14:textId="77777777" w:rsidR="003D6B63" w:rsidRDefault="00BC4391">
      <w:pPr>
        <w:pStyle w:val="Heading3"/>
      </w:pPr>
      <w:r>
        <w:t>What is ‘Capital as Power’?</w:t>
      </w:r>
    </w:p>
    <w:p w14:paraId="6C723C52" w14:textId="77777777" w:rsidR="003D6B63" w:rsidRDefault="00BC4391">
      <w:pPr>
        <w:pStyle w:val="NormalWeb"/>
        <w:spacing w:before="280" w:after="280"/>
        <w:rPr>
          <w:sz w:val="24"/>
          <w:szCs w:val="24"/>
        </w:rPr>
      </w:pPr>
      <w:r>
        <w:rPr>
          <w:sz w:val="24"/>
          <w:szCs w:val="24"/>
        </w:rPr>
        <w:t>‘Capital as power’ is a framework for understandin</w:t>
      </w:r>
      <w:r>
        <w:rPr>
          <w:sz w:val="24"/>
          <w:szCs w:val="24"/>
        </w:rPr>
        <w:t>g and analyzing capitalism. First proposed by Jonathan Nitzan and Shimshon Bichler, capital as power treats ‘capital’ not as a ‘thing’, but as a quantification of ownership rights.</w:t>
      </w:r>
    </w:p>
    <w:p w14:paraId="758111B8" w14:textId="77777777" w:rsidR="003D6B63" w:rsidRDefault="00BC4391">
      <w:pPr>
        <w:pStyle w:val="NormalWeb"/>
        <w:spacing w:before="280" w:after="280"/>
        <w:rPr>
          <w:sz w:val="24"/>
          <w:szCs w:val="24"/>
        </w:rPr>
      </w:pPr>
      <w:r>
        <w:rPr>
          <w:color w:val="FF0000"/>
          <w:sz w:val="24"/>
          <w:szCs w:val="24"/>
        </w:rPr>
        <w:t>Jonathan (2020-09-06): If you accept my suggestion for the first paragraph,</w:t>
      </w:r>
      <w:r>
        <w:rPr>
          <w:color w:val="FF0000"/>
          <w:sz w:val="24"/>
          <w:szCs w:val="24"/>
        </w:rPr>
        <w:t xml:space="preserve"> then the ‘What is Capital as Power’ section might be redundant. Also, we probably should keep BN out. In my view, it’s better for reader and writers to discover the ins and outs of CasP’s history on their own.</w:t>
      </w:r>
    </w:p>
    <w:p w14:paraId="7391AA77" w14:textId="77777777" w:rsidR="003D6B63" w:rsidRDefault="00BC4391">
      <w:pPr>
        <w:pStyle w:val="Heading3"/>
      </w:pPr>
      <w:r>
        <w:t>+++++++++++++++++++++++++++++</w:t>
      </w:r>
    </w:p>
    <w:p w14:paraId="3645835A" w14:textId="77777777" w:rsidR="003D6B63" w:rsidRDefault="00BC4391">
      <w:pPr>
        <w:pStyle w:val="Heading3"/>
      </w:pPr>
      <w:r>
        <w:t>Methods</w:t>
      </w:r>
    </w:p>
    <w:p w14:paraId="23CCF1BB" w14:textId="77777777" w:rsidR="003D6B63" w:rsidRDefault="00BC4391">
      <w:pPr>
        <w:pStyle w:val="NormalWeb"/>
        <w:spacing w:before="280" w:after="280"/>
        <w:rPr>
          <w:sz w:val="24"/>
          <w:szCs w:val="24"/>
        </w:rPr>
      </w:pPr>
      <w:r>
        <w:rPr>
          <w:color w:val="FF0000"/>
          <w:sz w:val="24"/>
          <w:szCs w:val="24"/>
        </w:rPr>
        <w:t>Jonatha</w:t>
      </w:r>
      <w:r>
        <w:rPr>
          <w:color w:val="FF0000"/>
          <w:sz w:val="24"/>
          <w:szCs w:val="24"/>
        </w:rPr>
        <w:t>n (2020-09-06): Is it a good idea to dictate or even suggest a method of analysis? For example, your own analysis of hierarchy-energy connection is certainly differential, but it does not deal with monetary value. I think we are on the same page in thinkin</w:t>
      </w:r>
      <w:r>
        <w:rPr>
          <w:color w:val="FF0000"/>
          <w:sz w:val="24"/>
          <w:szCs w:val="24"/>
        </w:rPr>
        <w:t>g that many methods are better than one. If you agree, maybe it’s better to delete this section.</w:t>
      </w:r>
    </w:p>
    <w:p w14:paraId="08626B34" w14:textId="77777777" w:rsidR="003D6B63" w:rsidRDefault="00BC4391">
      <w:pPr>
        <w:pStyle w:val="NormalWeb"/>
        <w:spacing w:before="280" w:after="280"/>
        <w:rPr>
          <w:sz w:val="24"/>
          <w:szCs w:val="24"/>
        </w:rPr>
      </w:pPr>
      <w:r>
        <w:rPr>
          <w:sz w:val="24"/>
          <w:szCs w:val="24"/>
        </w:rPr>
        <w:t>A defining feature of capital-as-power research is a focus on ‘differential’ (rather than ‘real’) measures of monetary value. This can include (but is not limi</w:t>
      </w:r>
      <w:r>
        <w:rPr>
          <w:sz w:val="24"/>
          <w:szCs w:val="24"/>
        </w:rPr>
        <w:t>ted to) differential capitalization, differential profit, differential income, and differential prices.</w:t>
      </w:r>
    </w:p>
    <w:p w14:paraId="42B75C51" w14:textId="77777777" w:rsidR="003D6B63" w:rsidRDefault="00BC4391">
      <w:pPr>
        <w:pStyle w:val="Heading3"/>
      </w:pPr>
      <w:r>
        <w:lastRenderedPageBreak/>
        <w:t>+++++++++++++++++++++++++++++</w:t>
      </w:r>
    </w:p>
    <w:p w14:paraId="0F5D72A2" w14:textId="77777777" w:rsidR="003D6B63" w:rsidRDefault="00BC4391">
      <w:pPr>
        <w:pStyle w:val="Heading3"/>
      </w:pPr>
      <w:r>
        <w:t>Past Research</w:t>
      </w:r>
    </w:p>
    <w:p w14:paraId="0F037736" w14:textId="77777777" w:rsidR="003D6B63" w:rsidRDefault="00BC4391">
      <w:pPr>
        <w:pStyle w:val="NormalWeb"/>
        <w:spacing w:before="280" w:after="280"/>
        <w:rPr>
          <w:sz w:val="24"/>
          <w:szCs w:val="24"/>
        </w:rPr>
      </w:pPr>
      <w:r>
        <w:rPr>
          <w:color w:val="FF0000"/>
          <w:sz w:val="24"/>
          <w:szCs w:val="24"/>
        </w:rPr>
        <w:t>Jonathan (2020-09-06): In my view, it’s better to avoid calling CasP a ‘framework’. I prefer ‘approach’ or ‘</w:t>
      </w:r>
      <w:r>
        <w:rPr>
          <w:color w:val="FF0000"/>
          <w:sz w:val="24"/>
          <w:szCs w:val="24"/>
        </w:rPr>
        <w:t>notion’, which are looser and accommodate variation and dissent. Also, to broaden the range, I added</w:t>
      </w:r>
      <w:r>
        <w:rPr>
          <w:rFonts w:cstheme="minorHAnsi"/>
          <w:color w:val="FF0000"/>
          <w:sz w:val="24"/>
          <w:szCs w:val="24"/>
        </w:rPr>
        <w:t xml:space="preserve"> a few topics. Perhaps the topics should be arranged alphabetically.</w:t>
      </w:r>
    </w:p>
    <w:p w14:paraId="13011B9A" w14:textId="77777777" w:rsidR="003D6B63" w:rsidRDefault="00BC4391">
      <w:pPr>
        <w:spacing w:after="120"/>
        <w:rPr>
          <w:lang w:val="en-CA"/>
        </w:rPr>
      </w:pPr>
      <w:r>
        <w:rPr>
          <w:sz w:val="24"/>
          <w:szCs w:val="24"/>
          <w:lang w:val="en-CA"/>
        </w:rPr>
        <w:t>Blair (2020-09-09): I’ve made these changes.</w:t>
      </w:r>
    </w:p>
    <w:p w14:paraId="2C8C9347" w14:textId="77777777" w:rsidR="003D6B63" w:rsidRDefault="00BC4391">
      <w:pPr>
        <w:pStyle w:val="NormalWeb"/>
        <w:spacing w:before="280" w:after="280"/>
        <w:rPr>
          <w:sz w:val="24"/>
          <w:szCs w:val="24"/>
        </w:rPr>
      </w:pPr>
      <w:r>
        <w:rPr>
          <w:sz w:val="24"/>
          <w:szCs w:val="24"/>
        </w:rPr>
        <w:t xml:space="preserve">The capital as power </w:t>
      </w:r>
      <w:del w:id="14" w:author="Jonathan Nitzan" w:date="2020-09-08T14:54:00Z">
        <w:r>
          <w:rPr>
            <w:sz w:val="24"/>
            <w:szCs w:val="24"/>
          </w:rPr>
          <w:delText xml:space="preserve">framework </w:delText>
        </w:r>
      </w:del>
      <w:ins w:id="15" w:author="Jonathan Nitzan" w:date="2020-09-08T14:54:00Z">
        <w:r>
          <w:rPr>
            <w:sz w:val="24"/>
            <w:szCs w:val="24"/>
          </w:rPr>
          <w:t xml:space="preserve">approach </w:t>
        </w:r>
      </w:ins>
      <w:r>
        <w:rPr>
          <w:sz w:val="24"/>
          <w:szCs w:val="24"/>
        </w:rPr>
        <w:t>has been applied to a wide variety of topics, including:</w:t>
      </w:r>
    </w:p>
    <w:p w14:paraId="27FAC457" w14:textId="77777777" w:rsidR="003D6B63" w:rsidRDefault="00BC4391">
      <w:pPr>
        <w:pStyle w:val="NormalWeb"/>
        <w:numPr>
          <w:ilvl w:val="0"/>
          <w:numId w:val="3"/>
        </w:numPr>
        <w:spacing w:before="280" w:after="0"/>
        <w:rPr>
          <w:ins w:id="16" w:author="Jonathan Nitzan" w:date="2020-09-08T14:52:00Z"/>
          <w:sz w:val="24"/>
          <w:szCs w:val="24"/>
        </w:rPr>
      </w:pPr>
      <w:ins w:id="17" w:author="Jonathan Nitzan" w:date="2020-09-08T14:52:00Z">
        <w:r>
          <w:rPr>
            <w:sz w:val="24"/>
            <w:szCs w:val="24"/>
          </w:rPr>
          <w:t xml:space="preserve">the </w:t>
        </w:r>
      </w:ins>
      <w:ins w:id="18" w:author="Jonathan Nitzan" w:date="2020-09-08T14:53:00Z">
        <w:r>
          <w:rPr>
            <w:sz w:val="24"/>
            <w:szCs w:val="24"/>
          </w:rPr>
          <w:t>origin of capitalism</w:t>
        </w:r>
      </w:ins>
    </w:p>
    <w:p w14:paraId="5A4B0443" w14:textId="77777777" w:rsidR="003D6B63" w:rsidRDefault="00BC4391">
      <w:pPr>
        <w:pStyle w:val="NormalWeb"/>
        <w:numPr>
          <w:ilvl w:val="0"/>
          <w:numId w:val="3"/>
        </w:numPr>
        <w:spacing w:before="280" w:after="0"/>
        <w:rPr>
          <w:sz w:val="24"/>
          <w:szCs w:val="24"/>
        </w:rPr>
      </w:pPr>
      <w:r>
        <w:rPr>
          <w:sz w:val="24"/>
          <w:szCs w:val="24"/>
        </w:rPr>
        <w:t>the growth of dominant capital</w:t>
      </w:r>
    </w:p>
    <w:p w14:paraId="0AEF6332" w14:textId="77777777" w:rsidR="003D6B63" w:rsidRDefault="00BC4391">
      <w:pPr>
        <w:pStyle w:val="NormalWeb"/>
        <w:numPr>
          <w:ilvl w:val="0"/>
          <w:numId w:val="3"/>
        </w:numPr>
        <w:spacing w:before="280" w:after="0"/>
        <w:rPr>
          <w:sz w:val="24"/>
          <w:szCs w:val="24"/>
        </w:rPr>
      </w:pPr>
      <w:r>
        <w:rPr>
          <w:sz w:val="24"/>
          <w:szCs w:val="24"/>
        </w:rPr>
        <w:t>capitalist income and business cycles</w:t>
      </w:r>
    </w:p>
    <w:p w14:paraId="1CBD3B60" w14:textId="77777777" w:rsidR="003D6B63" w:rsidRDefault="00BC4391">
      <w:pPr>
        <w:pStyle w:val="NormalWeb"/>
        <w:numPr>
          <w:ilvl w:val="0"/>
          <w:numId w:val="3"/>
        </w:numPr>
        <w:spacing w:before="280" w:after="0"/>
        <w:rPr>
          <w:sz w:val="24"/>
          <w:szCs w:val="24"/>
        </w:rPr>
      </w:pPr>
      <w:r>
        <w:rPr>
          <w:sz w:val="24"/>
          <w:szCs w:val="24"/>
        </w:rPr>
        <w:t>the growth of hierarchy</w:t>
      </w:r>
    </w:p>
    <w:p w14:paraId="229B8CEC" w14:textId="77777777" w:rsidR="003D6B63" w:rsidRDefault="00BC4391">
      <w:pPr>
        <w:pStyle w:val="NormalWeb"/>
        <w:numPr>
          <w:ilvl w:val="0"/>
          <w:numId w:val="3"/>
        </w:numPr>
        <w:spacing w:before="280" w:after="0"/>
        <w:rPr>
          <w:sz w:val="24"/>
          <w:szCs w:val="24"/>
        </w:rPr>
      </w:pPr>
      <w:r>
        <w:rPr>
          <w:sz w:val="24"/>
          <w:szCs w:val="24"/>
        </w:rPr>
        <w:t>the nature of money</w:t>
      </w:r>
      <w:ins w:id="19" w:author="Jonathan Nitzan" w:date="2020-09-08T15:40:00Z">
        <w:r>
          <w:rPr>
            <w:sz w:val="24"/>
            <w:szCs w:val="24"/>
          </w:rPr>
          <w:t xml:space="preserve"> and finance</w:t>
        </w:r>
      </w:ins>
    </w:p>
    <w:p w14:paraId="4479F24E" w14:textId="77777777" w:rsidR="003D6B63" w:rsidRDefault="00BC4391">
      <w:pPr>
        <w:pStyle w:val="NormalWeb"/>
        <w:numPr>
          <w:ilvl w:val="0"/>
          <w:numId w:val="3"/>
        </w:numPr>
        <w:spacing w:before="280" w:after="0"/>
        <w:rPr>
          <w:sz w:val="24"/>
          <w:szCs w:val="24"/>
        </w:rPr>
      </w:pPr>
      <w:r>
        <w:rPr>
          <w:sz w:val="24"/>
          <w:szCs w:val="24"/>
        </w:rPr>
        <w:t>income inequality</w:t>
      </w:r>
    </w:p>
    <w:p w14:paraId="1551797F" w14:textId="77777777" w:rsidR="003D6B63" w:rsidRDefault="00BC4391">
      <w:pPr>
        <w:pStyle w:val="NormalWeb"/>
        <w:numPr>
          <w:ilvl w:val="0"/>
          <w:numId w:val="3"/>
        </w:numPr>
        <w:spacing w:before="280" w:after="0"/>
        <w:rPr>
          <w:sz w:val="24"/>
          <w:szCs w:val="24"/>
        </w:rPr>
      </w:pPr>
      <w:r>
        <w:rPr>
          <w:sz w:val="24"/>
          <w:szCs w:val="24"/>
        </w:rPr>
        <w:t>debt</w:t>
      </w:r>
    </w:p>
    <w:p w14:paraId="71AECAD6" w14:textId="77777777" w:rsidR="003D6B63" w:rsidRDefault="00BC4391">
      <w:pPr>
        <w:pStyle w:val="NormalWeb"/>
        <w:numPr>
          <w:ilvl w:val="0"/>
          <w:numId w:val="3"/>
        </w:numPr>
        <w:spacing w:before="280" w:after="0"/>
        <w:rPr>
          <w:sz w:val="24"/>
          <w:szCs w:val="24"/>
        </w:rPr>
      </w:pPr>
      <w:r>
        <w:rPr>
          <w:sz w:val="24"/>
          <w:szCs w:val="24"/>
        </w:rPr>
        <w:t xml:space="preserve">social </w:t>
      </w:r>
      <w:r>
        <w:rPr>
          <w:sz w:val="24"/>
          <w:szCs w:val="24"/>
        </w:rPr>
        <w:t>movements</w:t>
      </w:r>
    </w:p>
    <w:p w14:paraId="59A85B71" w14:textId="77777777" w:rsidR="003D6B63" w:rsidRDefault="00BC4391">
      <w:pPr>
        <w:pStyle w:val="NormalWeb"/>
        <w:numPr>
          <w:ilvl w:val="0"/>
          <w:numId w:val="3"/>
        </w:numPr>
        <w:spacing w:before="280" w:after="0"/>
        <w:rPr>
          <w:ins w:id="20" w:author="Jonathan Nitzan" w:date="2020-09-08T14:53:00Z"/>
          <w:sz w:val="24"/>
          <w:szCs w:val="24"/>
        </w:rPr>
      </w:pPr>
      <w:r>
        <w:rPr>
          <w:sz w:val="24"/>
          <w:szCs w:val="24"/>
        </w:rPr>
        <w:t>mergers and acquisitions</w:t>
      </w:r>
    </w:p>
    <w:p w14:paraId="2AC8E6E1" w14:textId="77777777" w:rsidR="003D6B63" w:rsidRDefault="00BC4391">
      <w:pPr>
        <w:pStyle w:val="NormalWeb"/>
        <w:numPr>
          <w:ilvl w:val="0"/>
          <w:numId w:val="3"/>
        </w:numPr>
        <w:spacing w:before="280" w:after="0"/>
        <w:rPr>
          <w:sz w:val="24"/>
          <w:szCs w:val="24"/>
        </w:rPr>
      </w:pPr>
      <w:ins w:id="21" w:author="Jonathan Nitzan" w:date="2020-09-08T15:48:00Z">
        <w:r>
          <w:rPr>
            <w:sz w:val="24"/>
            <w:szCs w:val="24"/>
          </w:rPr>
          <w:t xml:space="preserve">inflation and </w:t>
        </w:r>
      </w:ins>
      <w:ins w:id="22" w:author="Jonathan Nitzan" w:date="2020-09-08T14:53:00Z">
        <w:r>
          <w:rPr>
            <w:sz w:val="24"/>
            <w:szCs w:val="24"/>
          </w:rPr>
          <w:t>stagflation</w:t>
        </w:r>
      </w:ins>
    </w:p>
    <w:p w14:paraId="784DFDA2" w14:textId="77777777" w:rsidR="003D6B63" w:rsidRDefault="00BC4391">
      <w:pPr>
        <w:pStyle w:val="NormalWeb"/>
        <w:numPr>
          <w:ilvl w:val="0"/>
          <w:numId w:val="3"/>
        </w:numPr>
        <w:spacing w:before="280" w:after="0"/>
        <w:rPr>
          <w:ins w:id="23" w:author="Jonathan Nitzan" w:date="2020-09-08T14:53:00Z"/>
          <w:sz w:val="24"/>
          <w:szCs w:val="24"/>
        </w:rPr>
      </w:pPr>
      <w:r>
        <w:rPr>
          <w:sz w:val="24"/>
          <w:szCs w:val="24"/>
        </w:rPr>
        <w:t>investment risk</w:t>
      </w:r>
    </w:p>
    <w:p w14:paraId="63081D05" w14:textId="77777777" w:rsidR="003D6B63" w:rsidRDefault="00BC4391">
      <w:pPr>
        <w:pStyle w:val="NormalWeb"/>
        <w:numPr>
          <w:ilvl w:val="0"/>
          <w:numId w:val="3"/>
        </w:numPr>
        <w:spacing w:before="280" w:after="0"/>
        <w:rPr>
          <w:ins w:id="24" w:author="Jonathan Nitzan" w:date="2020-09-08T14:54:00Z"/>
          <w:sz w:val="24"/>
          <w:szCs w:val="24"/>
        </w:rPr>
      </w:pPr>
      <w:ins w:id="25" w:author="Jonathan Nitzan" w:date="2020-09-08T14:53:00Z">
        <w:r>
          <w:rPr>
            <w:sz w:val="24"/>
            <w:szCs w:val="24"/>
          </w:rPr>
          <w:t>military conflicts</w:t>
        </w:r>
      </w:ins>
    </w:p>
    <w:p w14:paraId="494E3BAE" w14:textId="77777777" w:rsidR="003D6B63" w:rsidRDefault="00BC4391">
      <w:pPr>
        <w:pStyle w:val="NormalWeb"/>
        <w:numPr>
          <w:ilvl w:val="0"/>
          <w:numId w:val="3"/>
        </w:numPr>
        <w:spacing w:before="280" w:after="0"/>
        <w:rPr>
          <w:ins w:id="26" w:author="Jonathan Nitzan" w:date="2020-09-08T14:54:00Z"/>
          <w:sz w:val="24"/>
          <w:szCs w:val="24"/>
        </w:rPr>
      </w:pPr>
      <w:ins w:id="27" w:author="Jonathan Nitzan" w:date="2020-09-08T14:54:00Z">
        <w:r>
          <w:rPr>
            <w:sz w:val="24"/>
            <w:szCs w:val="24"/>
          </w:rPr>
          <w:t>education</w:t>
        </w:r>
      </w:ins>
    </w:p>
    <w:p w14:paraId="59546D82" w14:textId="77777777" w:rsidR="003D6B63" w:rsidRDefault="00BC4391">
      <w:pPr>
        <w:pStyle w:val="NormalWeb"/>
        <w:numPr>
          <w:ilvl w:val="0"/>
          <w:numId w:val="3"/>
        </w:numPr>
        <w:spacing w:before="280" w:after="0"/>
        <w:rPr>
          <w:ins w:id="28" w:author="Jonathan Nitzan" w:date="2020-09-08T15:30:00Z"/>
          <w:sz w:val="24"/>
          <w:szCs w:val="24"/>
        </w:rPr>
      </w:pPr>
      <w:ins w:id="29" w:author="Jonathan Nitzan" w:date="2020-09-08T14:54:00Z">
        <w:r>
          <w:rPr>
            <w:sz w:val="24"/>
            <w:szCs w:val="24"/>
          </w:rPr>
          <w:t>taxation</w:t>
        </w:r>
      </w:ins>
    </w:p>
    <w:p w14:paraId="16F9F244" w14:textId="77777777" w:rsidR="003D6B63" w:rsidRDefault="00BC4391">
      <w:pPr>
        <w:pStyle w:val="NormalWeb"/>
        <w:numPr>
          <w:ilvl w:val="0"/>
          <w:numId w:val="3"/>
        </w:numPr>
        <w:spacing w:before="280" w:after="0"/>
        <w:rPr>
          <w:ins w:id="30" w:author="Jonathan Nitzan" w:date="2020-09-08T15:30:00Z"/>
          <w:sz w:val="24"/>
          <w:szCs w:val="24"/>
        </w:rPr>
      </w:pPr>
      <w:ins w:id="31" w:author="Jonathan Nitzan" w:date="2020-09-08T15:30:00Z">
        <w:r>
          <w:rPr>
            <w:sz w:val="24"/>
            <w:szCs w:val="24"/>
          </w:rPr>
          <w:t>the stock market</w:t>
        </w:r>
      </w:ins>
    </w:p>
    <w:p w14:paraId="0DCFCC9C" w14:textId="77777777" w:rsidR="003D6B63" w:rsidRDefault="00BC4391">
      <w:pPr>
        <w:pStyle w:val="NormalWeb"/>
        <w:numPr>
          <w:ilvl w:val="0"/>
          <w:numId w:val="3"/>
        </w:numPr>
        <w:spacing w:before="280" w:after="280"/>
        <w:rPr>
          <w:ins w:id="32" w:author="Jonathan Nitzan" w:date="2020-09-08T15:31:00Z"/>
          <w:sz w:val="24"/>
          <w:szCs w:val="24"/>
        </w:rPr>
      </w:pPr>
      <w:ins w:id="33" w:author="Jonathan Nitzan" w:date="2020-09-08T15:30:00Z">
        <w:r>
          <w:rPr>
            <w:sz w:val="24"/>
            <w:szCs w:val="24"/>
          </w:rPr>
          <w:t>cinema</w:t>
        </w:r>
      </w:ins>
    </w:p>
    <w:p w14:paraId="77E92F18" w14:textId="77777777" w:rsidR="003D6B63" w:rsidRDefault="00BC4391">
      <w:pPr>
        <w:pStyle w:val="Heading3"/>
      </w:pPr>
      <w:r>
        <w:t>+++++++++++++++++++++++++++++</w:t>
      </w:r>
    </w:p>
    <w:p w14:paraId="47C0B549" w14:textId="77777777" w:rsidR="003D6B63" w:rsidRDefault="00BC4391">
      <w:pPr>
        <w:pStyle w:val="Heading3"/>
      </w:pPr>
      <w:r>
        <w:t>Criticism Welcome</w:t>
      </w:r>
    </w:p>
    <w:p w14:paraId="46F79E3E" w14:textId="77777777" w:rsidR="003D6B63" w:rsidRDefault="00BC4391">
      <w:pPr>
        <w:pStyle w:val="NormalWeb"/>
        <w:spacing w:before="280" w:after="280"/>
      </w:pPr>
      <w:r>
        <w:rPr>
          <w:sz w:val="24"/>
          <w:szCs w:val="24"/>
        </w:rPr>
        <w:t xml:space="preserve">The </w:t>
      </w:r>
      <w:r>
        <w:rPr>
          <w:rStyle w:val="Emphasis"/>
          <w:sz w:val="24"/>
          <w:szCs w:val="24"/>
        </w:rPr>
        <w:t>Review of Capital as Power</w:t>
      </w:r>
      <w:r>
        <w:rPr>
          <w:sz w:val="24"/>
          <w:szCs w:val="24"/>
        </w:rPr>
        <w:t xml:space="preserve"> welcomes research that is critical of the capital</w:t>
      </w:r>
      <w:ins w:id="34" w:author="Jonathan Nitzan" w:date="2020-09-08T15:51:00Z">
        <w:r>
          <w:rPr>
            <w:sz w:val="24"/>
            <w:szCs w:val="24"/>
          </w:rPr>
          <w:t>-</w:t>
        </w:r>
      </w:ins>
      <w:del w:id="35" w:author="Jonathan Nitzan" w:date="2020-09-08T15:51:00Z">
        <w:r>
          <w:rPr>
            <w:sz w:val="24"/>
            <w:szCs w:val="24"/>
          </w:rPr>
          <w:delText xml:space="preserve"> </w:delText>
        </w:r>
      </w:del>
      <w:r>
        <w:rPr>
          <w:sz w:val="24"/>
          <w:szCs w:val="24"/>
        </w:rPr>
        <w:t>as</w:t>
      </w:r>
      <w:ins w:id="36" w:author="Jonathan Nitzan" w:date="2020-09-08T15:51:00Z">
        <w:r>
          <w:rPr>
            <w:sz w:val="24"/>
            <w:szCs w:val="24"/>
          </w:rPr>
          <w:t>-</w:t>
        </w:r>
      </w:ins>
      <w:del w:id="37" w:author="Jonathan Nitzan" w:date="2020-09-08T15:51:00Z">
        <w:r>
          <w:rPr>
            <w:sz w:val="24"/>
            <w:szCs w:val="24"/>
          </w:rPr>
          <w:delText xml:space="preserve"> </w:delText>
        </w:r>
      </w:del>
      <w:r>
        <w:rPr>
          <w:sz w:val="24"/>
          <w:szCs w:val="24"/>
        </w:rPr>
        <w:t>power approach. This</w:t>
      </w:r>
      <w:ins w:id="38" w:author="Jonathan Nitzan" w:date="2020-09-08T15:40:00Z">
        <w:r>
          <w:rPr>
            <w:sz w:val="24"/>
            <w:szCs w:val="24"/>
          </w:rPr>
          <w:t xml:space="preserve"> research</w:t>
        </w:r>
      </w:ins>
      <w:r>
        <w:rPr>
          <w:sz w:val="24"/>
          <w:szCs w:val="24"/>
        </w:rPr>
        <w:t xml:space="preserve"> can include criticism of</w:t>
      </w:r>
      <w:ins w:id="39" w:author="Jonathan Nitzan" w:date="2020-09-08T14:57:00Z">
        <w:r>
          <w:rPr>
            <w:sz w:val="24"/>
            <w:szCs w:val="24"/>
          </w:rPr>
          <w:t xml:space="preserve"> specific studies</w:t>
        </w:r>
      </w:ins>
      <w:ins w:id="40" w:author="Jonathan Nitzan" w:date="2020-09-08T15:52:00Z">
        <w:r>
          <w:rPr>
            <w:sz w:val="24"/>
            <w:szCs w:val="24"/>
          </w:rPr>
          <w:t>, method</w:t>
        </w:r>
      </w:ins>
      <w:ins w:id="41" w:author="Jonathan Nitzan" w:date="2020-09-08T15:53:00Z">
        <w:r>
          <w:rPr>
            <w:sz w:val="24"/>
            <w:szCs w:val="24"/>
          </w:rPr>
          <w:t>s</w:t>
        </w:r>
      </w:ins>
      <w:ins w:id="42" w:author="Jonathan Nitzan" w:date="2020-09-08T15:52:00Z">
        <w:r>
          <w:rPr>
            <w:sz w:val="24"/>
            <w:szCs w:val="24"/>
          </w:rPr>
          <w:t xml:space="preserve"> and the very notion of capital as power </w:t>
        </w:r>
      </w:ins>
      <w:del w:id="43" w:author="Jonathan Nitzan" w:date="2020-09-08T15:52:00Z">
        <w:r>
          <w:rPr>
            <w:sz w:val="24"/>
            <w:szCs w:val="24"/>
          </w:rPr>
          <w:delText xml:space="preserve"> methods and/or</w:delText>
        </w:r>
      </w:del>
      <w:ins w:id="44" w:author="Jonathan Nitzan" w:date="2020-09-08T15:52:00Z">
        <w:r>
          <w:rPr>
            <w:sz w:val="24"/>
            <w:szCs w:val="24"/>
          </w:rPr>
          <w:t>.</w:t>
        </w:r>
      </w:ins>
      <w:del w:id="45" w:author="Jonathan Nitzan" w:date="2020-09-08T15:52:00Z">
        <w:r>
          <w:rPr>
            <w:sz w:val="24"/>
            <w:szCs w:val="24"/>
          </w:rPr>
          <w:delText xml:space="preserve"> </w:delText>
        </w:r>
      </w:del>
      <w:del w:id="46" w:author="Jonathan Nitzan" w:date="2020-09-08T15:51:00Z">
        <w:r>
          <w:rPr>
            <w:sz w:val="24"/>
            <w:szCs w:val="24"/>
          </w:rPr>
          <w:delText xml:space="preserve">of </w:delText>
        </w:r>
      </w:del>
      <w:del w:id="47" w:author="Jonathan Nitzan" w:date="2020-09-08T15:52:00Z">
        <w:r>
          <w:rPr>
            <w:sz w:val="24"/>
            <w:szCs w:val="24"/>
          </w:rPr>
          <w:delText>the capital-as-power framework itself</w:delText>
        </w:r>
      </w:del>
      <w:r>
        <w:rPr>
          <w:sz w:val="24"/>
          <w:szCs w:val="24"/>
        </w:rPr>
        <w:t>.</w:t>
      </w:r>
    </w:p>
    <w:p w14:paraId="247E7981" w14:textId="77777777" w:rsidR="003D6B63" w:rsidRDefault="00BC4391">
      <w:pPr>
        <w:pStyle w:val="Heading3"/>
      </w:pPr>
      <w:r>
        <w:t>++++++++++++++++++++</w:t>
      </w:r>
      <w:r>
        <w:t>+++++++++</w:t>
      </w:r>
    </w:p>
    <w:p w14:paraId="2308208F" w14:textId="77777777" w:rsidR="003D6B63" w:rsidRDefault="00BC4391">
      <w:pPr>
        <w:pStyle w:val="Heading3"/>
      </w:pPr>
      <w:r>
        <w:t>Replication and Null Results</w:t>
      </w:r>
    </w:p>
    <w:p w14:paraId="09D5C77F" w14:textId="77777777" w:rsidR="003D6B63" w:rsidRDefault="00BC4391">
      <w:pPr>
        <w:pStyle w:val="NormalWeb"/>
        <w:spacing w:before="280" w:after="280"/>
        <w:rPr>
          <w:sz w:val="24"/>
          <w:szCs w:val="24"/>
        </w:rPr>
      </w:pPr>
      <w:r>
        <w:rPr>
          <w:color w:val="FF0000"/>
          <w:sz w:val="24"/>
          <w:szCs w:val="24"/>
        </w:rPr>
        <w:t>Jonathan (2020-09-06): Excellent idea.</w:t>
      </w:r>
    </w:p>
    <w:p w14:paraId="695319CB" w14:textId="77777777" w:rsidR="003D6B63" w:rsidRDefault="00BC4391">
      <w:pPr>
        <w:pStyle w:val="NormalWeb"/>
        <w:spacing w:before="280" w:after="280"/>
      </w:pPr>
      <w:r>
        <w:rPr>
          <w:sz w:val="24"/>
          <w:szCs w:val="24"/>
        </w:rPr>
        <w:t xml:space="preserve">We welcome research that attempts to replicate past studies, including those published in the </w:t>
      </w:r>
      <w:r>
        <w:rPr>
          <w:rStyle w:val="Emphasis"/>
          <w:sz w:val="24"/>
          <w:szCs w:val="24"/>
        </w:rPr>
        <w:t>Review of Capital as Power</w:t>
      </w:r>
      <w:r>
        <w:rPr>
          <w:sz w:val="24"/>
          <w:szCs w:val="24"/>
        </w:rPr>
        <w:t>. We also welcome empirical work with null results (i.e. where the evidence does not support the tested hypothesis).</w:t>
      </w:r>
    </w:p>
    <w:p w14:paraId="3411659A" w14:textId="77777777" w:rsidR="003D6B63" w:rsidRDefault="003D6B63">
      <w:pPr>
        <w:pStyle w:val="NormalWeb"/>
        <w:spacing w:before="280" w:after="280"/>
        <w:rPr>
          <w:sz w:val="24"/>
          <w:szCs w:val="24"/>
        </w:rPr>
      </w:pPr>
    </w:p>
    <w:p w14:paraId="1A738B28" w14:textId="77777777" w:rsidR="003D6B63" w:rsidRDefault="00BC4391">
      <w:pPr>
        <w:pStyle w:val="NormalWeb"/>
        <w:spacing w:before="280" w:after="280"/>
        <w:rPr>
          <w:sz w:val="24"/>
          <w:szCs w:val="24"/>
        </w:rPr>
      </w:pPr>
      <w:r>
        <w:br w:type="page"/>
      </w:r>
    </w:p>
    <w:p w14:paraId="5DAE3893" w14:textId="77777777" w:rsidR="003D6B63" w:rsidRDefault="00BC4391">
      <w:pPr>
        <w:pBdr>
          <w:top w:val="single" w:sz="4" w:space="1" w:color="000000"/>
          <w:left w:val="single" w:sz="4" w:space="4" w:color="000000"/>
          <w:bottom w:val="single" w:sz="4" w:space="1" w:color="000000"/>
          <w:right w:val="single" w:sz="4" w:space="4" w:color="000000"/>
        </w:pBdr>
        <w:shd w:val="clear" w:color="auto" w:fill="D9E2F3" w:themeFill="accent1" w:themeFillTint="33"/>
        <w:spacing w:after="120"/>
        <w:rPr>
          <w:sz w:val="24"/>
          <w:szCs w:val="24"/>
        </w:rPr>
      </w:pPr>
      <w:r>
        <w:rPr>
          <w:b/>
          <w:bCs/>
          <w:sz w:val="24"/>
          <w:szCs w:val="24"/>
          <w:lang w:val="en-CA"/>
        </w:rPr>
        <w:lastRenderedPageBreak/>
        <w:t xml:space="preserve">Issue 8. RECASP “Submission Guidelines” </w:t>
      </w:r>
    </w:p>
    <w:p w14:paraId="7FBD3E55" w14:textId="77777777" w:rsidR="003D6B63" w:rsidRDefault="00BC4391">
      <w:pPr>
        <w:pStyle w:val="Heading1"/>
        <w:spacing w:before="280" w:after="280"/>
        <w:rPr>
          <w:sz w:val="24"/>
          <w:szCs w:val="24"/>
        </w:rPr>
      </w:pPr>
      <w:r>
        <w:rPr>
          <w:sz w:val="24"/>
          <w:szCs w:val="24"/>
        </w:rPr>
        <w:t>Submission Guidelines</w:t>
      </w:r>
    </w:p>
    <w:p w14:paraId="1A0D4867" w14:textId="77777777" w:rsidR="003D6B63" w:rsidRDefault="00BC4391">
      <w:pPr>
        <w:pStyle w:val="NormalWeb"/>
        <w:spacing w:before="280" w:after="280"/>
      </w:pPr>
      <w:r>
        <w:rPr>
          <w:sz w:val="24"/>
          <w:szCs w:val="24"/>
        </w:rPr>
        <w:t xml:space="preserve">To submit an article, please email your manuscript to </w:t>
      </w:r>
      <w:r>
        <w:rPr>
          <w:rStyle w:val="HTMLCode"/>
          <w:sz w:val="24"/>
          <w:szCs w:val="24"/>
        </w:rPr>
        <w:t>blairfix@gmail.com</w:t>
      </w:r>
      <w:r>
        <w:rPr>
          <w:sz w:val="24"/>
          <w:szCs w:val="24"/>
        </w:rPr>
        <w:t xml:space="preserve"> with the subject ‘RECASP submission’. Manuscripts should be sent as a PDF file.</w:t>
      </w:r>
    </w:p>
    <w:p w14:paraId="0A9F6546" w14:textId="77777777" w:rsidR="003D6B63" w:rsidRDefault="00BC4391">
      <w:pPr>
        <w:pStyle w:val="Heading3"/>
      </w:pPr>
      <w:r>
        <w:t>+++++++++++++++++++++++++++++</w:t>
      </w:r>
    </w:p>
    <w:p w14:paraId="1FFCD758" w14:textId="77777777" w:rsidR="003D6B63" w:rsidRDefault="00BC4391">
      <w:pPr>
        <w:pStyle w:val="Heading3"/>
      </w:pPr>
      <w:r>
        <w:t xml:space="preserve">Anonymous </w:t>
      </w:r>
      <w:r>
        <w:t>Peer Review</w:t>
      </w:r>
    </w:p>
    <w:p w14:paraId="41DE0530" w14:textId="77777777" w:rsidR="003D6B63" w:rsidRDefault="00BC4391">
      <w:pPr>
        <w:pStyle w:val="NormalWeb"/>
        <w:spacing w:before="280" w:after="280"/>
      </w:pPr>
      <w:r>
        <w:rPr>
          <w:sz w:val="24"/>
          <w:szCs w:val="24"/>
        </w:rPr>
        <w:t xml:space="preserve">The </w:t>
      </w:r>
      <w:r>
        <w:rPr>
          <w:rStyle w:val="Emphasis"/>
          <w:sz w:val="24"/>
          <w:szCs w:val="24"/>
        </w:rPr>
        <w:t>Review of Capital as Power</w:t>
      </w:r>
      <w:r>
        <w:rPr>
          <w:sz w:val="24"/>
          <w:szCs w:val="24"/>
        </w:rPr>
        <w:t xml:space="preserve"> practices double-blind peer review. To facilitate review, please send two versions of your manuscript:</w:t>
      </w:r>
    </w:p>
    <w:p w14:paraId="7D79E171" w14:textId="77777777" w:rsidR="003D6B63" w:rsidRDefault="00BC4391">
      <w:pPr>
        <w:numPr>
          <w:ilvl w:val="0"/>
          <w:numId w:val="4"/>
        </w:numPr>
        <w:spacing w:beforeAutospacing="1" w:after="0" w:line="240" w:lineRule="auto"/>
      </w:pPr>
      <w:r>
        <w:rPr>
          <w:rStyle w:val="Emphasis"/>
          <w:sz w:val="24"/>
          <w:szCs w:val="24"/>
        </w:rPr>
        <w:t>Version 1</w:t>
      </w:r>
      <w:r>
        <w:rPr>
          <w:sz w:val="24"/>
          <w:szCs w:val="24"/>
        </w:rPr>
        <w:t>: includes author information (including a max 200-word author biography)</w:t>
      </w:r>
    </w:p>
    <w:p w14:paraId="47CAB88B" w14:textId="77777777" w:rsidR="003D6B63" w:rsidRDefault="00BC4391">
      <w:pPr>
        <w:numPr>
          <w:ilvl w:val="0"/>
          <w:numId w:val="4"/>
        </w:numPr>
        <w:spacing w:afterAutospacing="1" w:line="240" w:lineRule="auto"/>
      </w:pPr>
      <w:r>
        <w:rPr>
          <w:rStyle w:val="Emphasis"/>
          <w:sz w:val="24"/>
          <w:szCs w:val="24"/>
        </w:rPr>
        <w:t>Version 2</w:t>
      </w:r>
      <w:r>
        <w:rPr>
          <w:sz w:val="24"/>
          <w:szCs w:val="24"/>
        </w:rPr>
        <w:t>: identifying info</w:t>
      </w:r>
      <w:r>
        <w:rPr>
          <w:sz w:val="24"/>
          <w:szCs w:val="24"/>
        </w:rPr>
        <w:t xml:space="preserve">rmation </w:t>
      </w:r>
      <w:r>
        <w:rPr>
          <w:rStyle w:val="Emphasis"/>
          <w:sz w:val="24"/>
          <w:szCs w:val="24"/>
        </w:rPr>
        <w:t>redacted</w:t>
      </w:r>
    </w:p>
    <w:p w14:paraId="47167627" w14:textId="77777777" w:rsidR="003D6B63" w:rsidRDefault="00BC4391">
      <w:pPr>
        <w:pStyle w:val="Heading3"/>
      </w:pPr>
      <w:r>
        <w:t>+++++++++++++++++++++++++++++</w:t>
      </w:r>
    </w:p>
    <w:p w14:paraId="43BF7ED9" w14:textId="77777777" w:rsidR="003D6B63" w:rsidRDefault="00BC4391">
      <w:pPr>
        <w:pStyle w:val="Heading3"/>
      </w:pPr>
      <w:r>
        <w:t>Length</w:t>
      </w:r>
    </w:p>
    <w:p w14:paraId="24722C04" w14:textId="77777777" w:rsidR="003D6B63" w:rsidRDefault="00BC4391">
      <w:pPr>
        <w:pStyle w:val="NormalWeb"/>
        <w:spacing w:before="280" w:after="280"/>
        <w:rPr>
          <w:sz w:val="24"/>
          <w:szCs w:val="24"/>
        </w:rPr>
      </w:pPr>
      <w:r>
        <w:rPr>
          <w:color w:val="FF0000"/>
          <w:sz w:val="24"/>
          <w:szCs w:val="24"/>
        </w:rPr>
        <w:t>Jonathan Nitzan (2020-09-08): Do you really mean “any length”? Will you publish a 400-page paper? Perhaps recommend 8-12,000 words, or something like that, and add that under special circumstances, RECA</w:t>
      </w:r>
      <w:r>
        <w:rPr>
          <w:color w:val="FF0000"/>
          <w:sz w:val="24"/>
          <w:szCs w:val="24"/>
        </w:rPr>
        <w:t xml:space="preserve">SP will consider longer paper (up to ???). </w:t>
      </w:r>
    </w:p>
    <w:p w14:paraId="4B0F5F7B" w14:textId="77777777" w:rsidR="003D6B63" w:rsidRDefault="00BC4391">
      <w:pPr>
        <w:pStyle w:val="NormalWeb"/>
        <w:spacing w:before="280" w:after="280"/>
        <w:rPr>
          <w:sz w:val="24"/>
          <w:szCs w:val="24"/>
        </w:rPr>
      </w:pPr>
      <w:r>
        <w:rPr>
          <w:sz w:val="24"/>
          <w:szCs w:val="24"/>
        </w:rPr>
        <w:t>Manuscripts can be any length. However, authors should aim for brevity when possible.</w:t>
      </w:r>
    </w:p>
    <w:p w14:paraId="27CEDD35" w14:textId="77777777" w:rsidR="003D6B63" w:rsidRDefault="00BC4391">
      <w:pPr>
        <w:spacing w:after="120"/>
        <w:rPr>
          <w:lang w:val="en-CA"/>
        </w:rPr>
      </w:pPr>
      <w:r>
        <w:rPr>
          <w:sz w:val="24"/>
          <w:szCs w:val="24"/>
          <w:lang w:val="en-CA"/>
        </w:rPr>
        <w:t xml:space="preserve">Blair (2020-09-09): I’m taking a cue here from PLOS ONE, which has no word limits: </w:t>
      </w:r>
      <w:hyperlink>
        <w:r>
          <w:rPr>
            <w:rStyle w:val="Hyperlink"/>
            <w:sz w:val="24"/>
            <w:szCs w:val="24"/>
            <w:lang w:val="en-CA"/>
          </w:rPr>
          <w:t>https://journals.plos.org/</w:t>
        </w:r>
        <w:r>
          <w:rPr>
            <w:rStyle w:val="Hyperlink"/>
            <w:sz w:val="24"/>
            <w:szCs w:val="24"/>
            <w:lang w:val="en-CA"/>
          </w:rPr>
          <w:t>plosone/s/submission-guidelines</w:t>
        </w:r>
      </w:hyperlink>
    </w:p>
    <w:p w14:paraId="460906D5" w14:textId="77777777" w:rsidR="003D6B63" w:rsidRDefault="00BC4391">
      <w:pPr>
        <w:spacing w:after="120"/>
        <w:rPr>
          <w:lang w:val="en-CA"/>
        </w:rPr>
      </w:pPr>
      <w:r>
        <w:rPr>
          <w:sz w:val="24"/>
          <w:szCs w:val="24"/>
          <w:lang w:val="en-CA"/>
        </w:rPr>
        <w:t>Many of my papers exceed 12,000 words when the appendix is included. I find word limits infuriating. That said, I’m not going to review a book monograph.</w:t>
      </w:r>
    </w:p>
    <w:p w14:paraId="6357E548" w14:textId="4FDBC7BC" w:rsidR="003D6B63" w:rsidRDefault="006A55E7">
      <w:pPr>
        <w:spacing w:after="120"/>
        <w:rPr>
          <w:lang w:val="en-CA"/>
        </w:rPr>
      </w:pPr>
      <w:r>
        <w:rPr>
          <w:color w:val="FF0000"/>
          <w:sz w:val="24"/>
          <w:szCs w:val="24"/>
        </w:rPr>
        <w:t>Jonathan Nitzan (2020-09-0</w:t>
      </w:r>
      <w:r>
        <w:rPr>
          <w:color w:val="FF0000"/>
          <w:sz w:val="24"/>
          <w:szCs w:val="24"/>
        </w:rPr>
        <w:t>9</w:t>
      </w:r>
      <w:r>
        <w:rPr>
          <w:color w:val="FF0000"/>
          <w:sz w:val="24"/>
          <w:szCs w:val="24"/>
        </w:rPr>
        <w:t>):</w:t>
      </w:r>
      <w:r>
        <w:rPr>
          <w:color w:val="FF0000"/>
          <w:sz w:val="24"/>
          <w:szCs w:val="24"/>
        </w:rPr>
        <w:t xml:space="preserve"> Sure, I find them frustrating as well. And you can always revise </w:t>
      </w:r>
      <w:r w:rsidR="00BC4391">
        <w:rPr>
          <w:color w:val="FF0000"/>
          <w:sz w:val="24"/>
          <w:szCs w:val="24"/>
        </w:rPr>
        <w:t>your guidelines</w:t>
      </w:r>
      <w:r>
        <w:rPr>
          <w:color w:val="FF0000"/>
          <w:sz w:val="24"/>
          <w:szCs w:val="24"/>
        </w:rPr>
        <w:t xml:space="preserve"> if you get flooded with book-long papers.</w:t>
      </w:r>
    </w:p>
    <w:p w14:paraId="3E03D512" w14:textId="77777777" w:rsidR="003D6B63" w:rsidRDefault="00BC4391">
      <w:pPr>
        <w:pStyle w:val="Heading3"/>
      </w:pPr>
      <w:r>
        <w:t>+++++++++++++++++++++++++++++</w:t>
      </w:r>
    </w:p>
    <w:p w14:paraId="3411EC2E" w14:textId="77777777" w:rsidR="003D6B63" w:rsidRDefault="00BC4391">
      <w:pPr>
        <w:pStyle w:val="Heading3"/>
      </w:pPr>
      <w:r>
        <w:t>File Formats</w:t>
      </w:r>
    </w:p>
    <w:p w14:paraId="2E9E75FB" w14:textId="77777777" w:rsidR="003D6B63" w:rsidRDefault="00BC4391">
      <w:pPr>
        <w:pStyle w:val="NormalWeb"/>
        <w:spacing w:before="280" w:after="280"/>
        <w:rPr>
          <w:sz w:val="24"/>
          <w:szCs w:val="24"/>
        </w:rPr>
      </w:pPr>
      <w:r>
        <w:rPr>
          <w:sz w:val="24"/>
          <w:szCs w:val="24"/>
        </w:rPr>
        <w:t>Manuscripts for peer revie</w:t>
      </w:r>
      <w:r>
        <w:rPr>
          <w:sz w:val="24"/>
          <w:szCs w:val="24"/>
        </w:rPr>
        <w:t xml:space="preserve">w should be sent in PDF format. Accepted manuscripts </w:t>
      </w:r>
      <w:del w:id="48" w:author="Jonathan Nitzan" w:date="2020-09-08T16:16:00Z">
        <w:r>
          <w:rPr>
            <w:sz w:val="24"/>
            <w:szCs w:val="24"/>
          </w:rPr>
          <w:delText xml:space="preserve">can </w:delText>
        </w:r>
      </w:del>
      <w:ins w:id="49" w:author="Jonathan Nitzan" w:date="2020-09-08T20:16:00Z">
        <w:r>
          <w:rPr>
            <w:sz w:val="24"/>
            <w:szCs w:val="24"/>
          </w:rPr>
          <w:t>should</w:t>
        </w:r>
      </w:ins>
      <w:ins w:id="50" w:author="Jonathan Nitzan" w:date="2020-09-08T16:16:00Z">
        <w:r>
          <w:rPr>
            <w:sz w:val="24"/>
            <w:szCs w:val="24"/>
          </w:rPr>
          <w:t xml:space="preserve"> </w:t>
        </w:r>
      </w:ins>
      <w:ins w:id="51" w:author="Jonathan Nitzan" w:date="2020-09-08T16:17:00Z">
        <w:r>
          <w:rPr>
            <w:sz w:val="24"/>
            <w:szCs w:val="24"/>
          </w:rPr>
          <w:t xml:space="preserve">[?] </w:t>
        </w:r>
      </w:ins>
      <w:r>
        <w:rPr>
          <w:sz w:val="24"/>
          <w:szCs w:val="24"/>
        </w:rPr>
        <w:t>be sent in LaTex, markdown or DOC/DOCX/OTF.</w:t>
      </w:r>
    </w:p>
    <w:p w14:paraId="1020ECC9" w14:textId="77777777" w:rsidR="003D6B63" w:rsidRDefault="00BC4391">
      <w:pPr>
        <w:spacing w:after="120"/>
        <w:rPr>
          <w:lang w:val="en-CA"/>
        </w:rPr>
      </w:pPr>
      <w:r>
        <w:rPr>
          <w:sz w:val="24"/>
          <w:szCs w:val="24"/>
          <w:lang w:val="en-CA"/>
        </w:rPr>
        <w:t>Blair (2020-09-09): changed</w:t>
      </w:r>
    </w:p>
    <w:p w14:paraId="5A28A340" w14:textId="77777777" w:rsidR="003D6B63" w:rsidRDefault="00BC4391">
      <w:pPr>
        <w:pStyle w:val="Heading3"/>
      </w:pPr>
      <w:r>
        <w:t>++++++++++++++++++</w:t>
      </w:r>
    </w:p>
    <w:p w14:paraId="640BABFC" w14:textId="77777777" w:rsidR="003D6B63" w:rsidRDefault="00BC4391">
      <w:pPr>
        <w:pStyle w:val="Heading3"/>
      </w:pPr>
      <w:r>
        <w:t>+++++++++++</w:t>
      </w:r>
    </w:p>
    <w:p w14:paraId="2ED1C54E" w14:textId="77777777" w:rsidR="003D6B63" w:rsidRDefault="00BC4391">
      <w:pPr>
        <w:pStyle w:val="Heading3"/>
      </w:pPr>
      <w:r>
        <w:t>Referencing</w:t>
      </w:r>
    </w:p>
    <w:p w14:paraId="408B043F" w14:textId="77777777" w:rsidR="003D6B63" w:rsidRDefault="00BC4391">
      <w:pPr>
        <w:pStyle w:val="NormalWeb"/>
        <w:spacing w:before="280" w:after="280"/>
      </w:pPr>
      <w:r>
        <w:rPr>
          <w:rStyle w:val="Emphasis"/>
          <w:sz w:val="24"/>
          <w:szCs w:val="24"/>
        </w:rPr>
        <w:t>RECASP</w:t>
      </w:r>
      <w:r>
        <w:rPr>
          <w:sz w:val="24"/>
          <w:szCs w:val="24"/>
        </w:rPr>
        <w:t xml:space="preserve"> uses the Harvard system of referencing. See </w:t>
      </w:r>
      <w:hyperlink r:id="rId16">
        <w:r>
          <w:rPr>
            <w:rStyle w:val="Hyperlink"/>
            <w:sz w:val="24"/>
            <w:szCs w:val="24"/>
          </w:rPr>
          <w:t>this guide</w:t>
        </w:r>
      </w:hyperlink>
      <w:r>
        <w:rPr>
          <w:sz w:val="24"/>
          <w:szCs w:val="24"/>
        </w:rPr>
        <w:t xml:space="preserve"> for instructions.</w:t>
      </w:r>
    </w:p>
    <w:p w14:paraId="302EC698" w14:textId="77777777" w:rsidR="003D6B63" w:rsidRDefault="00BC4391">
      <w:pPr>
        <w:pStyle w:val="Heading3"/>
      </w:pPr>
      <w:r>
        <w:lastRenderedPageBreak/>
        <w:t>+++++++++++++++++++++++++++++</w:t>
      </w:r>
    </w:p>
    <w:p w14:paraId="0D8589AB" w14:textId="77777777" w:rsidR="003D6B63" w:rsidRDefault="00BC4391">
      <w:pPr>
        <w:pStyle w:val="Heading3"/>
      </w:pPr>
      <w:r>
        <w:t>LaTex Template</w:t>
      </w:r>
    </w:p>
    <w:p w14:paraId="56FF0D6E" w14:textId="77777777" w:rsidR="003D6B63" w:rsidRDefault="00BC4391">
      <w:pPr>
        <w:pStyle w:val="NormalWeb"/>
        <w:spacing w:before="280" w:after="280"/>
      </w:pPr>
      <w:r>
        <w:rPr>
          <w:rStyle w:val="Emphasis"/>
          <w:sz w:val="24"/>
          <w:szCs w:val="24"/>
        </w:rPr>
        <w:t>RECASP</w:t>
      </w:r>
      <w:r>
        <w:rPr>
          <w:sz w:val="24"/>
          <w:szCs w:val="24"/>
        </w:rPr>
        <w:t xml:space="preserve"> provides a template for LaTeX submissions. </w:t>
      </w:r>
      <w:hyperlink r:id="rId17">
        <w:r>
          <w:rPr>
            <w:rStyle w:val="Hyperlink"/>
            <w:sz w:val="24"/>
            <w:szCs w:val="24"/>
          </w:rPr>
          <w:t>Download the template</w:t>
        </w:r>
      </w:hyperlink>
      <w:r>
        <w:rPr>
          <w:sz w:val="24"/>
          <w:szCs w:val="24"/>
        </w:rPr>
        <w:t>.</w:t>
      </w:r>
    </w:p>
    <w:p w14:paraId="11B32A87" w14:textId="77777777" w:rsidR="003D6B63" w:rsidRDefault="00BC4391">
      <w:pPr>
        <w:pStyle w:val="Heading3"/>
      </w:pPr>
      <w:r>
        <w:t>+++++++++++++++++++++++++++++</w:t>
      </w:r>
    </w:p>
    <w:p w14:paraId="2173304C" w14:textId="77777777" w:rsidR="003D6B63" w:rsidRDefault="00BC4391">
      <w:pPr>
        <w:pStyle w:val="Heading3"/>
      </w:pPr>
      <w:r>
        <w:t>Figures</w:t>
      </w:r>
    </w:p>
    <w:p w14:paraId="5B109060" w14:textId="77777777" w:rsidR="003D6B63" w:rsidRDefault="00BC4391">
      <w:pPr>
        <w:pStyle w:val="NormalWeb"/>
        <w:spacing w:before="280" w:after="280"/>
      </w:pPr>
      <w:r>
        <w:rPr>
          <w:sz w:val="24"/>
          <w:szCs w:val="24"/>
        </w:rPr>
        <w:t xml:space="preserve">Please include figures </w:t>
      </w:r>
      <w:r>
        <w:rPr>
          <w:rStyle w:val="Emphasis"/>
          <w:sz w:val="24"/>
          <w:szCs w:val="24"/>
        </w:rPr>
        <w:t>within</w:t>
      </w:r>
      <w:r>
        <w:rPr>
          <w:sz w:val="24"/>
          <w:szCs w:val="24"/>
        </w:rPr>
        <w:t xml:space="preserve"> your manuscript. Should your manuscript be accepted, we will ask for high-resolution figure file</w:t>
      </w:r>
      <w:r>
        <w:rPr>
          <w:sz w:val="24"/>
          <w:szCs w:val="24"/>
        </w:rPr>
        <w:t>s. Acceptable figure formats include:</w:t>
      </w:r>
    </w:p>
    <w:p w14:paraId="257F98A1" w14:textId="77777777" w:rsidR="003D6B63" w:rsidRDefault="00BC4391">
      <w:pPr>
        <w:numPr>
          <w:ilvl w:val="0"/>
          <w:numId w:val="5"/>
        </w:numPr>
        <w:spacing w:beforeAutospacing="1" w:after="0" w:line="240" w:lineRule="auto"/>
        <w:rPr>
          <w:sz w:val="24"/>
          <w:szCs w:val="24"/>
        </w:rPr>
      </w:pPr>
      <w:r>
        <w:rPr>
          <w:sz w:val="24"/>
          <w:szCs w:val="24"/>
        </w:rPr>
        <w:t>png</w:t>
      </w:r>
    </w:p>
    <w:p w14:paraId="2B0F2597" w14:textId="77777777" w:rsidR="003D6B63" w:rsidRDefault="00BC4391">
      <w:pPr>
        <w:numPr>
          <w:ilvl w:val="0"/>
          <w:numId w:val="5"/>
        </w:numPr>
        <w:spacing w:after="0" w:line="240" w:lineRule="auto"/>
        <w:rPr>
          <w:sz w:val="24"/>
          <w:szCs w:val="24"/>
        </w:rPr>
      </w:pPr>
      <w:r>
        <w:rPr>
          <w:sz w:val="24"/>
          <w:szCs w:val="24"/>
        </w:rPr>
        <w:t>jpg</w:t>
      </w:r>
    </w:p>
    <w:p w14:paraId="7F21E82B" w14:textId="77777777" w:rsidR="003D6B63" w:rsidRDefault="00BC4391">
      <w:pPr>
        <w:numPr>
          <w:ilvl w:val="0"/>
          <w:numId w:val="5"/>
        </w:numPr>
        <w:spacing w:after="0" w:line="240" w:lineRule="auto"/>
        <w:rPr>
          <w:sz w:val="24"/>
          <w:szCs w:val="24"/>
        </w:rPr>
      </w:pPr>
      <w:r>
        <w:rPr>
          <w:sz w:val="24"/>
          <w:szCs w:val="24"/>
        </w:rPr>
        <w:t>pdf</w:t>
      </w:r>
    </w:p>
    <w:p w14:paraId="52D4C36A" w14:textId="77777777" w:rsidR="003D6B63" w:rsidRDefault="00BC4391">
      <w:pPr>
        <w:numPr>
          <w:ilvl w:val="0"/>
          <w:numId w:val="5"/>
        </w:numPr>
        <w:spacing w:after="0" w:line="240" w:lineRule="auto"/>
        <w:rPr>
          <w:ins w:id="52" w:author="Jonathan Nitzan" w:date="2020-09-08T16:19:00Z"/>
          <w:sz w:val="24"/>
          <w:szCs w:val="24"/>
        </w:rPr>
      </w:pPr>
      <w:del w:id="53" w:author="Jonathan Nitzan" w:date="2020-09-08T16:19:00Z">
        <w:r>
          <w:rPr>
            <w:sz w:val="24"/>
            <w:szCs w:val="24"/>
          </w:rPr>
          <w:delText>eps</w:delText>
        </w:r>
      </w:del>
      <w:ins w:id="54" w:author="Jonathan Nitzan" w:date="2020-09-08T16:19:00Z">
        <w:r>
          <w:rPr>
            <w:sz w:val="24"/>
            <w:szCs w:val="24"/>
          </w:rPr>
          <w:t xml:space="preserve"> [</w:t>
        </w:r>
      </w:ins>
      <w:ins w:id="55" w:author="Jonathan Nitzan" w:date="2020-09-08T20:16:00Z">
        <w:r>
          <w:rPr>
            <w:sz w:val="24"/>
            <w:szCs w:val="24"/>
          </w:rPr>
          <w:t>I think EPS</w:t>
        </w:r>
      </w:ins>
      <w:ins w:id="56" w:author="Jonathan Nitzan" w:date="2020-09-08T16:19:00Z">
        <w:r>
          <w:rPr>
            <w:sz w:val="24"/>
            <w:szCs w:val="24"/>
          </w:rPr>
          <w:t xml:space="preserve"> is no longer recommended for security reasons]</w:t>
        </w:r>
      </w:ins>
    </w:p>
    <w:p w14:paraId="475994D8" w14:textId="77777777" w:rsidR="003D6B63" w:rsidRDefault="00BC4391">
      <w:pPr>
        <w:numPr>
          <w:ilvl w:val="0"/>
          <w:numId w:val="5"/>
        </w:numPr>
        <w:spacing w:afterAutospacing="1" w:line="240" w:lineRule="auto"/>
        <w:rPr>
          <w:sz w:val="24"/>
          <w:szCs w:val="24"/>
        </w:rPr>
      </w:pPr>
      <w:ins w:id="57" w:author="Jonathan Nitzan" w:date="2020-09-08T16:19:00Z">
        <w:r>
          <w:rPr>
            <w:sz w:val="24"/>
            <w:szCs w:val="24"/>
          </w:rPr>
          <w:t>svg</w:t>
        </w:r>
      </w:ins>
      <w:ins w:id="58" w:author="Jonathan Nitzan" w:date="2020-09-08T20:16:00Z">
        <w:r>
          <w:rPr>
            <w:sz w:val="24"/>
            <w:szCs w:val="24"/>
          </w:rPr>
          <w:t xml:space="preserve"> [</w:t>
        </w:r>
      </w:ins>
      <w:ins w:id="59" w:author="Jonathan Nitzan" w:date="2020-09-08T20:17:00Z">
        <w:r>
          <w:rPr>
            <w:sz w:val="24"/>
            <w:szCs w:val="24"/>
          </w:rPr>
          <w:t xml:space="preserve">scalable </w:t>
        </w:r>
      </w:ins>
      <w:ins w:id="60" w:author="Jonathan Nitzan" w:date="2020-09-08T20:16:00Z">
        <w:r>
          <w:rPr>
            <w:sz w:val="24"/>
            <w:szCs w:val="24"/>
          </w:rPr>
          <w:t>vector graphics]</w:t>
        </w:r>
      </w:ins>
    </w:p>
    <w:p w14:paraId="52B00C6B" w14:textId="77777777" w:rsidR="003D6B63" w:rsidRDefault="00BC4391">
      <w:pPr>
        <w:pStyle w:val="Heading3"/>
      </w:pPr>
      <w:r>
        <w:t>+++++++++++++++++++++++++++++</w:t>
      </w:r>
    </w:p>
    <w:p w14:paraId="46D93891" w14:textId="77777777" w:rsidR="003D6B63" w:rsidRDefault="00BC4391">
      <w:pPr>
        <w:pStyle w:val="Heading3"/>
      </w:pPr>
      <w:r>
        <w:t>Data</w:t>
      </w:r>
    </w:p>
    <w:p w14:paraId="165BE866" w14:textId="77777777" w:rsidR="003D6B63" w:rsidRDefault="00BC4391">
      <w:pPr>
        <w:pStyle w:val="NormalWeb"/>
        <w:spacing w:before="280" w:after="280"/>
        <w:rPr>
          <w:sz w:val="24"/>
          <w:szCs w:val="24"/>
        </w:rPr>
      </w:pPr>
      <w:r>
        <w:rPr>
          <w:color w:val="FF0000"/>
          <w:sz w:val="24"/>
          <w:szCs w:val="24"/>
        </w:rPr>
        <w:t>Jonathan Nitzan (2020-09-08): Important!</w:t>
      </w:r>
    </w:p>
    <w:p w14:paraId="5EEF3CBC" w14:textId="77777777" w:rsidR="003D6B63" w:rsidRDefault="00BC4391">
      <w:pPr>
        <w:pStyle w:val="NormalWeb"/>
        <w:spacing w:before="280" w:after="280"/>
        <w:rPr>
          <w:sz w:val="24"/>
          <w:szCs w:val="24"/>
        </w:rPr>
      </w:pPr>
      <w:r>
        <w:rPr>
          <w:sz w:val="24"/>
          <w:szCs w:val="24"/>
        </w:rPr>
        <w:t xml:space="preserve">Data sources should be </w:t>
      </w:r>
      <w:r>
        <w:rPr>
          <w:sz w:val="24"/>
          <w:szCs w:val="24"/>
        </w:rPr>
        <w:t>documented within the manuscript. If possible, data and code should be deposited in a public repository.</w:t>
      </w:r>
    </w:p>
    <w:p w14:paraId="1AF9F488" w14:textId="77777777" w:rsidR="003D6B63" w:rsidRDefault="003D6B63">
      <w:pPr>
        <w:pStyle w:val="NormalWeb"/>
        <w:spacing w:before="280" w:after="280"/>
        <w:rPr>
          <w:sz w:val="24"/>
          <w:szCs w:val="24"/>
        </w:rPr>
      </w:pPr>
    </w:p>
    <w:p w14:paraId="0226BF08" w14:textId="77777777" w:rsidR="003D6B63" w:rsidRDefault="003D6B63">
      <w:pPr>
        <w:pStyle w:val="NormalWeb"/>
        <w:spacing w:before="280" w:after="280"/>
        <w:rPr>
          <w:sz w:val="27"/>
          <w:szCs w:val="27"/>
        </w:rPr>
      </w:pPr>
    </w:p>
    <w:p w14:paraId="237B3D2C" w14:textId="77777777" w:rsidR="003D6B63" w:rsidRDefault="003D6B63">
      <w:pPr>
        <w:pStyle w:val="NormalWeb"/>
        <w:spacing w:before="280" w:after="280"/>
        <w:rPr>
          <w:sz w:val="27"/>
          <w:szCs w:val="27"/>
        </w:rPr>
      </w:pPr>
    </w:p>
    <w:p w14:paraId="49E67B5B" w14:textId="77777777" w:rsidR="003D6B63" w:rsidRDefault="003D6B63">
      <w:pPr>
        <w:pStyle w:val="NormalWeb"/>
        <w:spacing w:before="280" w:after="280"/>
        <w:rPr>
          <w:sz w:val="27"/>
          <w:szCs w:val="27"/>
        </w:rPr>
      </w:pPr>
    </w:p>
    <w:p w14:paraId="2A172FA5" w14:textId="77777777" w:rsidR="003D6B63" w:rsidRDefault="003D6B63">
      <w:pPr>
        <w:pStyle w:val="NormalWeb"/>
        <w:spacing w:before="280" w:after="280"/>
        <w:rPr>
          <w:sz w:val="27"/>
          <w:szCs w:val="27"/>
        </w:rPr>
      </w:pPr>
    </w:p>
    <w:p w14:paraId="568BA1C2" w14:textId="77777777" w:rsidR="003D6B63" w:rsidRDefault="003D6B63">
      <w:pPr>
        <w:pStyle w:val="NormalWeb"/>
        <w:spacing w:before="280" w:after="280"/>
        <w:rPr>
          <w:sz w:val="27"/>
          <w:szCs w:val="27"/>
        </w:rPr>
      </w:pPr>
    </w:p>
    <w:p w14:paraId="45C980FE" w14:textId="77777777" w:rsidR="003D6B63" w:rsidRDefault="003D6B63">
      <w:pPr>
        <w:pStyle w:val="NormalWeb"/>
        <w:spacing w:before="280" w:after="280"/>
        <w:rPr>
          <w:sz w:val="27"/>
          <w:szCs w:val="27"/>
        </w:rPr>
      </w:pPr>
    </w:p>
    <w:p w14:paraId="5E66713B" w14:textId="77777777" w:rsidR="003D6B63" w:rsidRDefault="003D6B63">
      <w:pPr>
        <w:pStyle w:val="NormalWeb"/>
        <w:spacing w:before="280" w:after="280"/>
        <w:rPr>
          <w:sz w:val="27"/>
          <w:szCs w:val="27"/>
        </w:rPr>
      </w:pPr>
    </w:p>
    <w:p w14:paraId="1B12BFEC" w14:textId="77777777" w:rsidR="003D6B63" w:rsidRDefault="003D6B63">
      <w:pPr>
        <w:pStyle w:val="NormalWeb"/>
        <w:spacing w:before="280" w:after="280"/>
        <w:rPr>
          <w:sz w:val="27"/>
          <w:szCs w:val="27"/>
        </w:rPr>
      </w:pPr>
    </w:p>
    <w:p w14:paraId="39599242" w14:textId="77777777" w:rsidR="003D6B63" w:rsidRDefault="003D6B63">
      <w:pPr>
        <w:pStyle w:val="NormalWeb"/>
        <w:spacing w:before="280" w:after="280"/>
        <w:rPr>
          <w:sz w:val="27"/>
          <w:szCs w:val="27"/>
        </w:rPr>
      </w:pPr>
    </w:p>
    <w:p w14:paraId="3C4CB96E" w14:textId="77777777" w:rsidR="003D6B63" w:rsidRDefault="003D6B63">
      <w:pPr>
        <w:pStyle w:val="NormalWeb"/>
        <w:spacing w:before="280" w:after="280"/>
        <w:rPr>
          <w:sz w:val="27"/>
          <w:szCs w:val="27"/>
        </w:rPr>
      </w:pPr>
    </w:p>
    <w:p w14:paraId="6672876D" w14:textId="77777777" w:rsidR="003D6B63" w:rsidRDefault="003D6B63">
      <w:pPr>
        <w:pStyle w:val="NormalWeb"/>
        <w:spacing w:before="280" w:after="280"/>
        <w:rPr>
          <w:sz w:val="27"/>
          <w:szCs w:val="27"/>
        </w:rPr>
      </w:pPr>
    </w:p>
    <w:p w14:paraId="52C251F7" w14:textId="77777777" w:rsidR="003D6B63" w:rsidRDefault="003D6B63">
      <w:pPr>
        <w:pStyle w:val="NormalWeb"/>
        <w:spacing w:before="280" w:after="280"/>
        <w:rPr>
          <w:sz w:val="27"/>
          <w:szCs w:val="27"/>
        </w:rPr>
      </w:pPr>
    </w:p>
    <w:p w14:paraId="03CF43C1" w14:textId="77777777" w:rsidR="003D6B63" w:rsidRDefault="00BC4391">
      <w:pPr>
        <w:pBdr>
          <w:top w:val="single" w:sz="4" w:space="1" w:color="000000"/>
          <w:left w:val="single" w:sz="4" w:space="4" w:color="000000"/>
          <w:bottom w:val="single" w:sz="4" w:space="1" w:color="000000"/>
          <w:right w:val="single" w:sz="4" w:space="4" w:color="000000"/>
        </w:pBdr>
        <w:shd w:val="clear" w:color="auto" w:fill="D9E2F3" w:themeFill="accent1" w:themeFillTint="33"/>
        <w:spacing w:after="120"/>
        <w:rPr>
          <w:b/>
          <w:bCs/>
          <w:sz w:val="24"/>
          <w:szCs w:val="24"/>
          <w:lang w:val="en-CA"/>
        </w:rPr>
      </w:pPr>
      <w:r>
        <w:rPr>
          <w:b/>
          <w:bCs/>
          <w:sz w:val="24"/>
          <w:szCs w:val="24"/>
          <w:lang w:val="en-CA"/>
        </w:rPr>
        <w:t xml:space="preserve">Issue 9. RECASP “Review Process” </w:t>
      </w:r>
    </w:p>
    <w:p w14:paraId="4167007B" w14:textId="77777777" w:rsidR="003D6B63" w:rsidRDefault="00BC4391">
      <w:pPr>
        <w:pStyle w:val="NormalWeb"/>
        <w:spacing w:beforeAutospacing="0" w:after="120" w:afterAutospacing="0"/>
        <w:rPr>
          <w:color w:val="FF0000"/>
          <w:sz w:val="24"/>
          <w:szCs w:val="24"/>
        </w:rPr>
      </w:pPr>
      <w:r>
        <w:rPr>
          <w:color w:val="FF0000"/>
          <w:sz w:val="24"/>
          <w:szCs w:val="24"/>
        </w:rPr>
        <w:t xml:space="preserve">Jonathan Nitzan (2020-09-08): </w:t>
      </w:r>
    </w:p>
    <w:p w14:paraId="278A3F75" w14:textId="77777777" w:rsidR="003D6B63" w:rsidRDefault="00BC4391">
      <w:pPr>
        <w:pStyle w:val="NormalWeb"/>
        <w:numPr>
          <w:ilvl w:val="0"/>
          <w:numId w:val="7"/>
        </w:numPr>
        <w:spacing w:beforeAutospacing="0" w:after="0" w:afterAutospacing="0"/>
        <w:rPr>
          <w:color w:val="FF0000"/>
          <w:sz w:val="24"/>
          <w:szCs w:val="24"/>
        </w:rPr>
      </w:pPr>
      <w:r>
        <w:rPr>
          <w:color w:val="FF0000"/>
          <w:sz w:val="24"/>
          <w:szCs w:val="24"/>
        </w:rPr>
        <w:t xml:space="preserve">The menu entry on the left reads &lt;Pear Review&gt; -- should be </w:t>
      </w:r>
      <w:r>
        <w:rPr>
          <w:color w:val="FF0000"/>
          <w:sz w:val="24"/>
          <w:szCs w:val="24"/>
        </w:rPr>
        <w:t>changed to &lt;Review Process&gt;</w:t>
      </w:r>
    </w:p>
    <w:p w14:paraId="7DB13DFF" w14:textId="77777777" w:rsidR="003D6B63" w:rsidRDefault="00BC4391">
      <w:pPr>
        <w:pStyle w:val="NormalWeb"/>
        <w:numPr>
          <w:ilvl w:val="0"/>
          <w:numId w:val="7"/>
        </w:numPr>
        <w:spacing w:beforeAutospacing="0" w:after="120" w:afterAutospacing="0"/>
        <w:rPr>
          <w:color w:val="FF0000"/>
          <w:sz w:val="27"/>
          <w:szCs w:val="27"/>
        </w:rPr>
      </w:pPr>
      <w:r>
        <w:rPr>
          <w:color w:val="FF0000"/>
          <w:sz w:val="24"/>
          <w:szCs w:val="24"/>
        </w:rPr>
        <w:t>For consistency, the text on the right should be titled &lt;Review Process&gt;</w:t>
      </w:r>
    </w:p>
    <w:p w14:paraId="13A45F51" w14:textId="77777777" w:rsidR="003D6B63" w:rsidRDefault="00BC4391">
      <w:pPr>
        <w:spacing w:after="120"/>
        <w:rPr>
          <w:lang w:val="en-CA"/>
        </w:rPr>
      </w:pPr>
      <w:r>
        <w:rPr>
          <w:rFonts w:eastAsia="Times New Roman" w:cs="Calibri"/>
          <w:sz w:val="24"/>
          <w:szCs w:val="24"/>
          <w:lang w:val="en-CA" w:eastAsia="en-CA"/>
        </w:rPr>
        <w:t>Blair (2020-09-09): I’ve changed both menu and title to ‘Peer Review’. I dislike using the word ‘process’.</w:t>
      </w:r>
      <w:r>
        <w:br w:type="page"/>
      </w:r>
    </w:p>
    <w:p w14:paraId="23E96DAF" w14:textId="77777777" w:rsidR="003D6B63" w:rsidRDefault="00BC4391">
      <w:pPr>
        <w:pBdr>
          <w:top w:val="single" w:sz="4" w:space="1" w:color="000000"/>
          <w:left w:val="single" w:sz="4" w:space="4" w:color="000000"/>
          <w:bottom w:val="single" w:sz="4" w:space="1" w:color="000000"/>
          <w:right w:val="single" w:sz="4" w:space="4" w:color="000000"/>
        </w:pBdr>
        <w:shd w:val="clear" w:color="auto" w:fill="D9E2F3" w:themeFill="accent1" w:themeFillTint="33"/>
        <w:spacing w:after="120"/>
        <w:rPr>
          <w:b/>
          <w:bCs/>
          <w:sz w:val="24"/>
          <w:szCs w:val="24"/>
          <w:lang w:val="en-CA"/>
        </w:rPr>
      </w:pPr>
      <w:r>
        <w:rPr>
          <w:b/>
          <w:bCs/>
          <w:sz w:val="24"/>
          <w:szCs w:val="24"/>
          <w:lang w:val="en-CA"/>
        </w:rPr>
        <w:lastRenderedPageBreak/>
        <w:t>Issue 10. RECASP “Advisory Board” page</w:t>
      </w:r>
    </w:p>
    <w:p w14:paraId="4D21A273" w14:textId="77777777" w:rsidR="003D6B63" w:rsidRDefault="00BC4391">
      <w:pPr>
        <w:pStyle w:val="NormalWeb"/>
        <w:spacing w:beforeAutospacing="0" w:after="120" w:afterAutospacing="0"/>
        <w:rPr>
          <w:color w:val="FF0000"/>
          <w:sz w:val="24"/>
          <w:szCs w:val="24"/>
        </w:rPr>
      </w:pPr>
      <w:r>
        <w:rPr>
          <w:color w:val="FF0000"/>
          <w:sz w:val="24"/>
          <w:szCs w:val="24"/>
        </w:rPr>
        <w:t>Jonathan</w:t>
      </w:r>
      <w:r>
        <w:rPr>
          <w:color w:val="FF0000"/>
          <w:sz w:val="24"/>
          <w:szCs w:val="24"/>
        </w:rPr>
        <w:t xml:space="preserve"> Nitzan (2020-09-08): </w:t>
      </w:r>
    </w:p>
    <w:p w14:paraId="1E61E162" w14:textId="77777777" w:rsidR="003D6B63" w:rsidRDefault="00BC4391">
      <w:pPr>
        <w:pStyle w:val="NormalWeb"/>
        <w:numPr>
          <w:ilvl w:val="0"/>
          <w:numId w:val="8"/>
        </w:numPr>
        <w:spacing w:before="280" w:after="0" w:afterAutospacing="0"/>
        <w:rPr>
          <w:color w:val="FF0000"/>
          <w:sz w:val="24"/>
          <w:szCs w:val="24"/>
        </w:rPr>
      </w:pPr>
      <w:r>
        <w:rPr>
          <w:color w:val="FF0000"/>
          <w:sz w:val="24"/>
          <w:szCs w:val="24"/>
        </w:rPr>
        <w:t xml:space="preserve">Mary Ann Tetreault passed away a few years ago. </w:t>
      </w:r>
    </w:p>
    <w:p w14:paraId="2C102AA5" w14:textId="77777777" w:rsidR="003D6B63" w:rsidRDefault="00BC4391">
      <w:pPr>
        <w:pStyle w:val="NormalWeb"/>
        <w:numPr>
          <w:ilvl w:val="0"/>
          <w:numId w:val="8"/>
        </w:numPr>
        <w:spacing w:before="280" w:after="0" w:afterAutospacing="0"/>
        <w:rPr>
          <w:color w:val="FF0000"/>
          <w:sz w:val="24"/>
          <w:szCs w:val="24"/>
        </w:rPr>
      </w:pPr>
      <w:r>
        <w:rPr>
          <w:color w:val="FF0000"/>
          <w:sz w:val="24"/>
          <w:szCs w:val="24"/>
        </w:rPr>
        <w:t>Some of the affiliations have changed, so perhaps they should be updated.</w:t>
      </w:r>
    </w:p>
    <w:p w14:paraId="0340BEB5" w14:textId="77777777" w:rsidR="003D6B63" w:rsidRDefault="00BC4391">
      <w:pPr>
        <w:pStyle w:val="NormalWeb"/>
        <w:numPr>
          <w:ilvl w:val="0"/>
          <w:numId w:val="8"/>
        </w:numPr>
        <w:spacing w:before="280" w:after="0" w:afterAutospacing="0"/>
        <w:rPr>
          <w:color w:val="FF0000"/>
          <w:sz w:val="24"/>
          <w:szCs w:val="24"/>
        </w:rPr>
      </w:pPr>
      <w:r>
        <w:rPr>
          <w:color w:val="FF0000"/>
          <w:sz w:val="24"/>
          <w:szCs w:val="24"/>
        </w:rPr>
        <w:t xml:space="preserve">Maybe refresh the list by asking new people to join and verifying that existing people want to stay: </w:t>
      </w:r>
    </w:p>
    <w:p w14:paraId="65E0D329" w14:textId="77777777" w:rsidR="003D6B63" w:rsidRDefault="00BC4391">
      <w:pPr>
        <w:pStyle w:val="NormalWeb"/>
        <w:numPr>
          <w:ilvl w:val="0"/>
          <w:numId w:val="8"/>
        </w:numPr>
        <w:spacing w:before="280" w:after="120" w:afterAutospacing="0"/>
        <w:rPr>
          <w:color w:val="FF0000"/>
          <w:sz w:val="24"/>
          <w:szCs w:val="24"/>
        </w:rPr>
      </w:pPr>
      <w:r>
        <w:rPr>
          <w:color w:val="FF0000"/>
          <w:sz w:val="24"/>
          <w:szCs w:val="24"/>
        </w:rPr>
        <w:t xml:space="preserve">Some </w:t>
      </w:r>
      <w:r>
        <w:rPr>
          <w:color w:val="FF0000"/>
          <w:sz w:val="24"/>
          <w:szCs w:val="24"/>
        </w:rPr>
        <w:t>obvious additions that come to mine:</w:t>
      </w:r>
    </w:p>
    <w:p w14:paraId="7D11A894" w14:textId="77777777" w:rsidR="003D6B63" w:rsidRDefault="00BC4391">
      <w:pPr>
        <w:pStyle w:val="NormalWeb"/>
        <w:numPr>
          <w:ilvl w:val="0"/>
          <w:numId w:val="6"/>
        </w:numPr>
        <w:spacing w:before="280" w:after="0" w:afterAutospacing="0"/>
        <w:rPr>
          <w:color w:val="FF0000"/>
          <w:sz w:val="24"/>
          <w:szCs w:val="24"/>
        </w:rPr>
      </w:pPr>
      <w:r>
        <w:rPr>
          <w:color w:val="FF0000"/>
          <w:sz w:val="24"/>
          <w:szCs w:val="24"/>
        </w:rPr>
        <w:t xml:space="preserve">James </w:t>
      </w:r>
      <w:bookmarkStart w:id="61" w:name="__DdeLink__448_3415847184"/>
      <w:r>
        <w:rPr>
          <w:color w:val="FF0000"/>
          <w:sz w:val="24"/>
          <w:szCs w:val="24"/>
        </w:rPr>
        <w:t>McMahon</w:t>
      </w:r>
      <w:bookmarkEnd w:id="61"/>
    </w:p>
    <w:p w14:paraId="297D410F" w14:textId="77777777" w:rsidR="003D6B63" w:rsidRDefault="00BC4391">
      <w:pPr>
        <w:pStyle w:val="NormalWeb"/>
        <w:numPr>
          <w:ilvl w:val="0"/>
          <w:numId w:val="6"/>
        </w:numPr>
        <w:spacing w:before="280" w:after="0" w:afterAutospacing="0"/>
        <w:rPr>
          <w:color w:val="FF0000"/>
          <w:sz w:val="24"/>
          <w:szCs w:val="24"/>
        </w:rPr>
      </w:pPr>
      <w:r>
        <w:rPr>
          <w:color w:val="FF0000"/>
          <w:sz w:val="24"/>
          <w:szCs w:val="24"/>
        </w:rPr>
        <w:t xml:space="preserve">Ulf Martin </w:t>
      </w:r>
    </w:p>
    <w:p w14:paraId="4535A9B3" w14:textId="77777777" w:rsidR="003D6B63" w:rsidRDefault="00BC4391">
      <w:pPr>
        <w:pStyle w:val="NormalWeb"/>
        <w:numPr>
          <w:ilvl w:val="0"/>
          <w:numId w:val="6"/>
        </w:numPr>
        <w:spacing w:before="280" w:after="0" w:afterAutospacing="0"/>
        <w:rPr>
          <w:color w:val="FF0000"/>
          <w:sz w:val="24"/>
          <w:szCs w:val="24"/>
        </w:rPr>
      </w:pPr>
      <w:r>
        <w:rPr>
          <w:color w:val="FF0000"/>
          <w:sz w:val="24"/>
          <w:szCs w:val="24"/>
        </w:rPr>
        <w:t>Steve Keen</w:t>
      </w:r>
    </w:p>
    <w:p w14:paraId="36BC1C48" w14:textId="77777777" w:rsidR="003D6B63" w:rsidRDefault="00BC4391">
      <w:pPr>
        <w:pStyle w:val="NormalWeb"/>
        <w:numPr>
          <w:ilvl w:val="0"/>
          <w:numId w:val="6"/>
        </w:numPr>
        <w:spacing w:before="280" w:after="120" w:afterAutospacing="0"/>
        <w:rPr>
          <w:color w:val="FF0000"/>
          <w:sz w:val="24"/>
          <w:szCs w:val="24"/>
        </w:rPr>
      </w:pPr>
      <w:r>
        <w:rPr>
          <w:color w:val="FF0000"/>
          <w:sz w:val="24"/>
          <w:szCs w:val="24"/>
        </w:rPr>
        <w:t>Timothy Mitchell</w:t>
      </w:r>
    </w:p>
    <w:p w14:paraId="6995D157" w14:textId="77777777" w:rsidR="003D6B63" w:rsidRDefault="003D6B63">
      <w:pPr>
        <w:pStyle w:val="NormalWeb"/>
        <w:spacing w:before="280" w:after="120" w:afterAutospacing="0"/>
      </w:pPr>
    </w:p>
    <w:p w14:paraId="338CF8FB" w14:textId="77777777" w:rsidR="003D6B63" w:rsidRDefault="00BC4391">
      <w:pPr>
        <w:spacing w:after="120"/>
        <w:rPr>
          <w:lang w:val="en-CA"/>
        </w:rPr>
      </w:pPr>
      <w:r>
        <w:rPr>
          <w:sz w:val="24"/>
          <w:szCs w:val="24"/>
          <w:lang w:val="en-CA"/>
        </w:rPr>
        <w:t>Blair (2020-09-09):  I’ve updated the format to be more visually appealing</w:t>
      </w:r>
    </w:p>
    <w:p w14:paraId="4238911F" w14:textId="77777777" w:rsidR="003D6B63" w:rsidRDefault="00BC4391">
      <w:pPr>
        <w:spacing w:after="120"/>
        <w:rPr>
          <w:lang w:val="en-CA"/>
        </w:rPr>
      </w:pPr>
      <w:r>
        <w:rPr>
          <w:sz w:val="24"/>
          <w:szCs w:val="24"/>
          <w:lang w:val="en-CA"/>
        </w:rPr>
        <w:t>deleted Mary</w:t>
      </w:r>
    </w:p>
    <w:p w14:paraId="0F24273C" w14:textId="77777777" w:rsidR="003D6B63" w:rsidRDefault="00BC4391">
      <w:pPr>
        <w:spacing w:after="120"/>
        <w:rPr>
          <w:lang w:val="en-CA"/>
        </w:rPr>
      </w:pPr>
      <w:r>
        <w:rPr>
          <w:sz w:val="24"/>
          <w:szCs w:val="24"/>
          <w:lang w:val="en-CA"/>
        </w:rPr>
        <w:t>added James</w:t>
      </w:r>
    </w:p>
    <w:p w14:paraId="7901DB85" w14:textId="77777777" w:rsidR="003D6B63" w:rsidRDefault="00BC4391">
      <w:pPr>
        <w:spacing w:after="120"/>
        <w:rPr>
          <w:lang w:val="en-CA"/>
        </w:rPr>
      </w:pPr>
      <w:r>
        <w:rPr>
          <w:sz w:val="24"/>
          <w:szCs w:val="24"/>
          <w:lang w:val="en-CA"/>
        </w:rPr>
        <w:t xml:space="preserve">I searched affiliations for everyone else on the list. The only </w:t>
      </w:r>
      <w:r>
        <w:rPr>
          <w:sz w:val="24"/>
          <w:szCs w:val="24"/>
          <w:lang w:val="en-CA"/>
        </w:rPr>
        <w:t>one I’m unsure about it is Joe Francis</w:t>
      </w:r>
    </w:p>
    <w:p w14:paraId="574F7C65" w14:textId="77777777" w:rsidR="003D6B63" w:rsidRDefault="00BC4391">
      <w:pPr>
        <w:spacing w:after="120"/>
        <w:rPr>
          <w:lang w:val="en-CA"/>
        </w:rPr>
      </w:pPr>
      <w:r>
        <w:rPr>
          <w:sz w:val="24"/>
          <w:szCs w:val="24"/>
          <w:lang w:val="en-CA"/>
        </w:rPr>
        <w:t xml:space="preserve">I’ve asked Steve and Ulf if the want to participate. </w:t>
      </w:r>
    </w:p>
    <w:p w14:paraId="1F640AEE" w14:textId="00A4C2E1" w:rsidR="003D6B63" w:rsidRDefault="00BC4391">
      <w:pPr>
        <w:spacing w:after="120"/>
        <w:rPr>
          <w:sz w:val="24"/>
          <w:szCs w:val="24"/>
          <w:lang w:val="en-CA"/>
        </w:rPr>
      </w:pPr>
      <w:r>
        <w:rPr>
          <w:sz w:val="24"/>
          <w:szCs w:val="24"/>
          <w:lang w:val="en-CA"/>
        </w:rPr>
        <w:t>Do you have contact info for Timothy Mitchell?</w:t>
      </w:r>
    </w:p>
    <w:p w14:paraId="7CE8E7CC" w14:textId="3DB61A32" w:rsidR="00BC4391" w:rsidRDefault="00BC4391" w:rsidP="00BC4391">
      <w:pPr>
        <w:pStyle w:val="NormalWeb"/>
        <w:spacing w:beforeAutospacing="0" w:after="120" w:afterAutospacing="0"/>
        <w:rPr>
          <w:color w:val="FF0000"/>
          <w:sz w:val="24"/>
          <w:szCs w:val="24"/>
        </w:rPr>
      </w:pPr>
      <w:r>
        <w:rPr>
          <w:color w:val="FF0000"/>
          <w:sz w:val="24"/>
          <w:szCs w:val="24"/>
        </w:rPr>
        <w:t>Jonathan Nitzan (2020-09-0</w:t>
      </w:r>
      <w:r>
        <w:rPr>
          <w:color w:val="FF0000"/>
          <w:sz w:val="24"/>
          <w:szCs w:val="24"/>
        </w:rPr>
        <w:t>9</w:t>
      </w:r>
      <w:r>
        <w:rPr>
          <w:color w:val="FF0000"/>
          <w:sz w:val="24"/>
          <w:szCs w:val="24"/>
        </w:rPr>
        <w:t xml:space="preserve">): </w:t>
      </w:r>
      <w:r>
        <w:rPr>
          <w:color w:val="FF0000"/>
          <w:sz w:val="24"/>
          <w:szCs w:val="24"/>
        </w:rPr>
        <w:t xml:space="preserve">Timothy Mitchell: </w:t>
      </w:r>
      <w:r w:rsidRPr="00BC4391">
        <w:rPr>
          <w:color w:val="FF0000"/>
          <w:sz w:val="24"/>
          <w:szCs w:val="24"/>
        </w:rPr>
        <w:t>tm2421@columbia.edu</w:t>
      </w:r>
    </w:p>
    <w:p w14:paraId="4BD4E3F1" w14:textId="38E21C89" w:rsidR="00BC4391" w:rsidRDefault="00BC4391" w:rsidP="00BC4391">
      <w:pPr>
        <w:pStyle w:val="NormalWeb"/>
        <w:spacing w:beforeAutospacing="0" w:after="120" w:afterAutospacing="0"/>
      </w:pPr>
      <w:r>
        <w:rPr>
          <w:color w:val="FF0000"/>
          <w:sz w:val="24"/>
          <w:szCs w:val="24"/>
        </w:rPr>
        <w:t xml:space="preserve">Jonathan Nitzan (2020-09-09): </w:t>
      </w:r>
      <w:r>
        <w:rPr>
          <w:color w:val="FF0000"/>
          <w:sz w:val="24"/>
          <w:szCs w:val="24"/>
        </w:rPr>
        <w:t>You have inadvertently deleted Di Muzio. Perhaps mention next to his name that he was the RECASP’s Founding Editor.</w:t>
      </w:r>
    </w:p>
    <w:sectPr w:rsidR="00BC4391">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A0665"/>
    <w:multiLevelType w:val="multilevel"/>
    <w:tmpl w:val="0C7C4DEC"/>
    <w:lvl w:ilvl="0">
      <w:start w:val="1"/>
      <w:numFmt w:val="decimal"/>
      <w:lvlText w:val="%1."/>
      <w:lvlJc w:val="left"/>
      <w:pPr>
        <w:tabs>
          <w:tab w:val="num" w:pos="72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440"/>
        </w:tabs>
        <w:ind w:left="1800" w:hanging="180"/>
      </w:pPr>
    </w:lvl>
    <w:lvl w:ilvl="3">
      <w:start w:val="1"/>
      <w:numFmt w:val="decimal"/>
      <w:lvlText w:val="%4."/>
      <w:lvlJc w:val="left"/>
      <w:pPr>
        <w:tabs>
          <w:tab w:val="num" w:pos="1800"/>
        </w:tabs>
        <w:ind w:left="2520" w:hanging="360"/>
      </w:pPr>
    </w:lvl>
    <w:lvl w:ilvl="4">
      <w:start w:val="1"/>
      <w:numFmt w:val="lowerLetter"/>
      <w:lvlText w:val="%5."/>
      <w:lvlJc w:val="left"/>
      <w:pPr>
        <w:tabs>
          <w:tab w:val="num" w:pos="2160"/>
        </w:tabs>
        <w:ind w:left="3240" w:hanging="360"/>
      </w:pPr>
    </w:lvl>
    <w:lvl w:ilvl="5">
      <w:start w:val="1"/>
      <w:numFmt w:val="lowerRoman"/>
      <w:lvlText w:val="%6."/>
      <w:lvlJc w:val="right"/>
      <w:pPr>
        <w:tabs>
          <w:tab w:val="num" w:pos="2520"/>
        </w:tabs>
        <w:ind w:left="3960" w:hanging="180"/>
      </w:pPr>
    </w:lvl>
    <w:lvl w:ilvl="6">
      <w:start w:val="1"/>
      <w:numFmt w:val="decimal"/>
      <w:lvlText w:val="%7."/>
      <w:lvlJc w:val="left"/>
      <w:pPr>
        <w:tabs>
          <w:tab w:val="num" w:pos="2880"/>
        </w:tabs>
        <w:ind w:left="4680" w:hanging="360"/>
      </w:pPr>
    </w:lvl>
    <w:lvl w:ilvl="7">
      <w:start w:val="1"/>
      <w:numFmt w:val="lowerLetter"/>
      <w:lvlText w:val="%8."/>
      <w:lvlJc w:val="left"/>
      <w:pPr>
        <w:tabs>
          <w:tab w:val="num" w:pos="3240"/>
        </w:tabs>
        <w:ind w:left="5400" w:hanging="360"/>
      </w:pPr>
    </w:lvl>
    <w:lvl w:ilvl="8">
      <w:start w:val="1"/>
      <w:numFmt w:val="lowerRoman"/>
      <w:lvlText w:val="%9."/>
      <w:lvlJc w:val="right"/>
      <w:pPr>
        <w:tabs>
          <w:tab w:val="num" w:pos="3600"/>
        </w:tabs>
        <w:ind w:left="6120" w:hanging="180"/>
      </w:pPr>
    </w:lvl>
  </w:abstractNum>
  <w:abstractNum w:abstractNumId="1" w15:restartNumberingAfterBreak="0">
    <w:nsid w:val="121843DA"/>
    <w:multiLevelType w:val="multilevel"/>
    <w:tmpl w:val="978084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1E91E91"/>
    <w:multiLevelType w:val="multilevel"/>
    <w:tmpl w:val="90383D3A"/>
    <w:lvl w:ilvl="0">
      <w:start w:val="1"/>
      <w:numFmt w:val="decimal"/>
      <w:lvlText w:val="%1."/>
      <w:lvlJc w:val="left"/>
      <w:pPr>
        <w:tabs>
          <w:tab w:val="num" w:pos="720"/>
        </w:tabs>
        <w:ind w:left="36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3" w15:restartNumberingAfterBreak="0">
    <w:nsid w:val="23A768F1"/>
    <w:multiLevelType w:val="multilevel"/>
    <w:tmpl w:val="64F0BF7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4" w15:restartNumberingAfterBreak="0">
    <w:nsid w:val="2D4F72B5"/>
    <w:multiLevelType w:val="multilevel"/>
    <w:tmpl w:val="A4303E36"/>
    <w:lvl w:ilvl="0">
      <w:start w:val="1"/>
      <w:numFmt w:val="decimal"/>
      <w:lvlText w:val="%1."/>
      <w:lvlJc w:val="left"/>
      <w:pPr>
        <w:tabs>
          <w:tab w:val="num" w:pos="72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440"/>
        </w:tabs>
        <w:ind w:left="1800" w:hanging="180"/>
      </w:pPr>
    </w:lvl>
    <w:lvl w:ilvl="3">
      <w:start w:val="1"/>
      <w:numFmt w:val="decimal"/>
      <w:lvlText w:val="%4."/>
      <w:lvlJc w:val="left"/>
      <w:pPr>
        <w:tabs>
          <w:tab w:val="num" w:pos="1800"/>
        </w:tabs>
        <w:ind w:left="2520" w:hanging="360"/>
      </w:pPr>
    </w:lvl>
    <w:lvl w:ilvl="4">
      <w:start w:val="1"/>
      <w:numFmt w:val="lowerLetter"/>
      <w:lvlText w:val="%5."/>
      <w:lvlJc w:val="left"/>
      <w:pPr>
        <w:tabs>
          <w:tab w:val="num" w:pos="2160"/>
        </w:tabs>
        <w:ind w:left="3240" w:hanging="360"/>
      </w:pPr>
    </w:lvl>
    <w:lvl w:ilvl="5">
      <w:start w:val="1"/>
      <w:numFmt w:val="lowerRoman"/>
      <w:lvlText w:val="%6."/>
      <w:lvlJc w:val="right"/>
      <w:pPr>
        <w:tabs>
          <w:tab w:val="num" w:pos="2520"/>
        </w:tabs>
        <w:ind w:left="3960" w:hanging="180"/>
      </w:pPr>
    </w:lvl>
    <w:lvl w:ilvl="6">
      <w:start w:val="1"/>
      <w:numFmt w:val="decimal"/>
      <w:lvlText w:val="%7."/>
      <w:lvlJc w:val="left"/>
      <w:pPr>
        <w:tabs>
          <w:tab w:val="num" w:pos="2880"/>
        </w:tabs>
        <w:ind w:left="4680" w:hanging="360"/>
      </w:pPr>
    </w:lvl>
    <w:lvl w:ilvl="7">
      <w:start w:val="1"/>
      <w:numFmt w:val="lowerLetter"/>
      <w:lvlText w:val="%8."/>
      <w:lvlJc w:val="left"/>
      <w:pPr>
        <w:tabs>
          <w:tab w:val="num" w:pos="3240"/>
        </w:tabs>
        <w:ind w:left="5400" w:hanging="360"/>
      </w:pPr>
    </w:lvl>
    <w:lvl w:ilvl="8">
      <w:start w:val="1"/>
      <w:numFmt w:val="lowerRoman"/>
      <w:lvlText w:val="%9."/>
      <w:lvlJc w:val="right"/>
      <w:pPr>
        <w:tabs>
          <w:tab w:val="num" w:pos="3600"/>
        </w:tabs>
        <w:ind w:left="6120" w:hanging="180"/>
      </w:pPr>
    </w:lvl>
  </w:abstractNum>
  <w:abstractNum w:abstractNumId="5" w15:restartNumberingAfterBreak="0">
    <w:nsid w:val="2EC039CE"/>
    <w:multiLevelType w:val="multilevel"/>
    <w:tmpl w:val="A036DEC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38F729F6"/>
    <w:multiLevelType w:val="multilevel"/>
    <w:tmpl w:val="84F89C50"/>
    <w:lvl w:ilvl="0">
      <w:start w:val="1"/>
      <w:numFmt w:val="decimal"/>
      <w:lvlText w:val="%1."/>
      <w:lvlJc w:val="left"/>
      <w:pPr>
        <w:tabs>
          <w:tab w:val="num" w:pos="720"/>
        </w:tabs>
        <w:ind w:left="360" w:hanging="360"/>
      </w:pPr>
    </w:lvl>
    <w:lvl w:ilvl="1">
      <w:start w:val="1"/>
      <w:numFmt w:val="decimal"/>
      <w:lvlText w:val="%2."/>
      <w:lvlJc w:val="left"/>
      <w:pPr>
        <w:tabs>
          <w:tab w:val="num" w:pos="1080"/>
        </w:tabs>
        <w:ind w:left="1080" w:hanging="360"/>
      </w:pPr>
    </w:lvl>
    <w:lvl w:ilvl="2">
      <w:start w:val="1"/>
      <w:numFmt w:val="lowerRoman"/>
      <w:lvlText w:val="%3."/>
      <w:lvlJc w:val="right"/>
      <w:pPr>
        <w:tabs>
          <w:tab w:val="num" w:pos="1440"/>
        </w:tabs>
        <w:ind w:left="1800" w:hanging="180"/>
      </w:pPr>
    </w:lvl>
    <w:lvl w:ilvl="3">
      <w:start w:val="1"/>
      <w:numFmt w:val="decimal"/>
      <w:lvlText w:val="%4."/>
      <w:lvlJc w:val="left"/>
      <w:pPr>
        <w:tabs>
          <w:tab w:val="num" w:pos="1800"/>
        </w:tabs>
        <w:ind w:left="2520" w:hanging="360"/>
      </w:pPr>
    </w:lvl>
    <w:lvl w:ilvl="4">
      <w:start w:val="1"/>
      <w:numFmt w:val="lowerLetter"/>
      <w:lvlText w:val="%5."/>
      <w:lvlJc w:val="left"/>
      <w:pPr>
        <w:tabs>
          <w:tab w:val="num" w:pos="2160"/>
        </w:tabs>
        <w:ind w:left="3240" w:hanging="360"/>
      </w:pPr>
    </w:lvl>
    <w:lvl w:ilvl="5">
      <w:start w:val="1"/>
      <w:numFmt w:val="lowerRoman"/>
      <w:lvlText w:val="%6."/>
      <w:lvlJc w:val="right"/>
      <w:pPr>
        <w:tabs>
          <w:tab w:val="num" w:pos="2520"/>
        </w:tabs>
        <w:ind w:left="3960" w:hanging="180"/>
      </w:pPr>
    </w:lvl>
    <w:lvl w:ilvl="6">
      <w:start w:val="1"/>
      <w:numFmt w:val="decimal"/>
      <w:lvlText w:val="%7."/>
      <w:lvlJc w:val="left"/>
      <w:pPr>
        <w:tabs>
          <w:tab w:val="num" w:pos="2880"/>
        </w:tabs>
        <w:ind w:left="4680" w:hanging="360"/>
      </w:pPr>
    </w:lvl>
    <w:lvl w:ilvl="7">
      <w:start w:val="1"/>
      <w:numFmt w:val="lowerLetter"/>
      <w:lvlText w:val="%8."/>
      <w:lvlJc w:val="left"/>
      <w:pPr>
        <w:tabs>
          <w:tab w:val="num" w:pos="3240"/>
        </w:tabs>
        <w:ind w:left="5400" w:hanging="360"/>
      </w:pPr>
    </w:lvl>
    <w:lvl w:ilvl="8">
      <w:start w:val="1"/>
      <w:numFmt w:val="lowerRoman"/>
      <w:lvlText w:val="%9."/>
      <w:lvlJc w:val="right"/>
      <w:pPr>
        <w:tabs>
          <w:tab w:val="num" w:pos="3600"/>
        </w:tabs>
        <w:ind w:left="6120" w:hanging="180"/>
      </w:pPr>
    </w:lvl>
  </w:abstractNum>
  <w:abstractNum w:abstractNumId="7" w15:restartNumberingAfterBreak="0">
    <w:nsid w:val="3D5816AE"/>
    <w:multiLevelType w:val="multilevel"/>
    <w:tmpl w:val="8CECDD5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6ED07416"/>
    <w:multiLevelType w:val="multilevel"/>
    <w:tmpl w:val="839A440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num w:numId="1">
    <w:abstractNumId w:val="6"/>
  </w:num>
  <w:num w:numId="2">
    <w:abstractNumId w:val="0"/>
  </w:num>
  <w:num w:numId="3">
    <w:abstractNumId w:val="8"/>
  </w:num>
  <w:num w:numId="4">
    <w:abstractNumId w:val="7"/>
  </w:num>
  <w:num w:numId="5">
    <w:abstractNumId w:val="5"/>
  </w:num>
  <w:num w:numId="6">
    <w:abstractNumId w:val="3"/>
  </w:num>
  <w:num w:numId="7">
    <w:abstractNumId w:val="2"/>
  </w:num>
  <w:num w:numId="8">
    <w:abstractNumId w:val="4"/>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nathan Nitzan">
    <w15:presenceInfo w15:providerId="AD" w15:userId="S::nitzan@yorku.ca::c4e22a95-ff3c-4f11-85d7-bf69c93f96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B63"/>
    <w:rsid w:val="00005DDC"/>
    <w:rsid w:val="003D6B63"/>
    <w:rsid w:val="00594B29"/>
    <w:rsid w:val="005B3DDE"/>
    <w:rsid w:val="006A55E7"/>
    <w:rsid w:val="00BC4391"/>
    <w:rsid w:val="00E3700F"/>
    <w:rsid w:val="00EB4403"/>
  </w:rsids>
  <m:mathPr>
    <m:mathFont m:val="Cambria Math"/>
    <m:brkBin m:val="before"/>
    <m:brkBinSub m:val="--"/>
    <m:smallFrac m:val="0"/>
    <m:dispDef/>
    <m:lMargin m:val="0"/>
    <m:rMargin m:val="0"/>
    <m:defJc m:val="centerGroup"/>
    <m:wrapIndent m:val="1440"/>
    <m:intLim m:val="subSup"/>
    <m:naryLim m:val="undOvr"/>
  </m:mathPr>
  <w:themeFontLang w:val="en-CA"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01D8C"/>
  <w15:docId w15:val="{0A5F3079-A3E8-4614-947C-BDA58F8AB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he-I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22A"/>
    <w:pPr>
      <w:spacing w:after="160" w:line="259" w:lineRule="auto"/>
    </w:pPr>
    <w:rPr>
      <w:lang w:val="en-GB"/>
    </w:rPr>
  </w:style>
  <w:style w:type="paragraph" w:styleId="Heading1">
    <w:name w:val="heading 1"/>
    <w:basedOn w:val="Normal"/>
    <w:link w:val="Heading1Char"/>
    <w:uiPriority w:val="9"/>
    <w:qFormat/>
    <w:rsid w:val="00385EED"/>
    <w:pPr>
      <w:spacing w:beforeAutospacing="1" w:afterAutospacing="1" w:line="240" w:lineRule="auto"/>
      <w:outlineLvl w:val="0"/>
    </w:pPr>
    <w:rPr>
      <w:rFonts w:ascii="Calibri" w:eastAsia="Times New Roman" w:hAnsi="Calibri" w:cs="Calibri"/>
      <w:b/>
      <w:bCs/>
      <w:kern w:val="2"/>
      <w:sz w:val="48"/>
      <w:szCs w:val="48"/>
      <w:lang w:val="en-CA" w:eastAsia="en-CA"/>
    </w:rPr>
  </w:style>
  <w:style w:type="paragraph" w:styleId="Heading3">
    <w:name w:val="heading 3"/>
    <w:basedOn w:val="Normal"/>
    <w:next w:val="Normal"/>
    <w:link w:val="Heading3Char"/>
    <w:uiPriority w:val="9"/>
    <w:semiHidden/>
    <w:unhideWhenUsed/>
    <w:qFormat/>
    <w:rsid w:val="004E3B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85EED"/>
    <w:rPr>
      <w:rFonts w:ascii="Calibri" w:eastAsia="Times New Roman" w:hAnsi="Calibri" w:cs="Calibri"/>
      <w:b/>
      <w:bCs/>
      <w:kern w:val="2"/>
      <w:sz w:val="48"/>
      <w:szCs w:val="48"/>
      <w:lang w:eastAsia="en-CA"/>
    </w:rPr>
  </w:style>
  <w:style w:type="character" w:styleId="Emphasis">
    <w:name w:val="Emphasis"/>
    <w:basedOn w:val="DefaultParagraphFont"/>
    <w:uiPriority w:val="20"/>
    <w:qFormat/>
    <w:rsid w:val="00385EED"/>
    <w:rPr>
      <w:i/>
      <w:iCs/>
    </w:rPr>
  </w:style>
  <w:style w:type="character" w:customStyle="1" w:styleId="Heading3Char">
    <w:name w:val="Heading 3 Char"/>
    <w:basedOn w:val="DefaultParagraphFont"/>
    <w:link w:val="Heading3"/>
    <w:uiPriority w:val="9"/>
    <w:semiHidden/>
    <w:qFormat/>
    <w:rsid w:val="004E3BD2"/>
    <w:rPr>
      <w:rFonts w:asciiTheme="majorHAnsi" w:eastAsiaTheme="majorEastAsia" w:hAnsiTheme="majorHAnsi" w:cstheme="majorBidi"/>
      <w:color w:val="1F3763" w:themeColor="accent1" w:themeShade="7F"/>
      <w:sz w:val="24"/>
      <w:szCs w:val="24"/>
      <w:lang w:val="en-GB"/>
    </w:rPr>
  </w:style>
  <w:style w:type="character" w:styleId="Hyperlink">
    <w:name w:val="Hyperlink"/>
    <w:basedOn w:val="DefaultParagraphFont"/>
    <w:uiPriority w:val="99"/>
    <w:unhideWhenUsed/>
    <w:rsid w:val="00727ED5"/>
    <w:rPr>
      <w:color w:val="0563C1" w:themeColor="hyperlink"/>
      <w:u w:val="single"/>
    </w:rPr>
  </w:style>
  <w:style w:type="character" w:styleId="UnresolvedMention">
    <w:name w:val="Unresolved Mention"/>
    <w:basedOn w:val="DefaultParagraphFont"/>
    <w:uiPriority w:val="99"/>
    <w:semiHidden/>
    <w:unhideWhenUsed/>
    <w:qFormat/>
    <w:rsid w:val="005E5950"/>
    <w:rPr>
      <w:color w:val="605E5C"/>
      <w:shd w:val="clear" w:color="auto" w:fill="E1DFDD"/>
    </w:rPr>
  </w:style>
  <w:style w:type="character" w:customStyle="1" w:styleId="BalloonTextChar">
    <w:name w:val="Balloon Text Char"/>
    <w:basedOn w:val="DefaultParagraphFont"/>
    <w:link w:val="BalloonText"/>
    <w:uiPriority w:val="99"/>
    <w:semiHidden/>
    <w:qFormat/>
    <w:rsid w:val="00081C49"/>
    <w:rPr>
      <w:rFonts w:ascii="Segoe UI" w:hAnsi="Segoe UI" w:cs="Segoe UI"/>
      <w:sz w:val="18"/>
      <w:szCs w:val="18"/>
      <w:lang w:val="en-GB"/>
    </w:rPr>
  </w:style>
  <w:style w:type="character" w:styleId="HTMLCode">
    <w:name w:val="HTML Code"/>
    <w:basedOn w:val="DefaultParagraphFont"/>
    <w:uiPriority w:val="99"/>
    <w:semiHidden/>
    <w:unhideWhenUsed/>
    <w:qFormat/>
    <w:rsid w:val="00E43514"/>
    <w:rPr>
      <w:rFonts w:ascii="Courier New" w:eastAsia="Times New Roman" w:hAnsi="Courier New" w:cs="Courier New"/>
      <w:sz w:val="20"/>
      <w:szCs w:val="20"/>
    </w:rPr>
  </w:style>
  <w:style w:type="character" w:customStyle="1" w:styleId="HeaderChar">
    <w:name w:val="Header Char"/>
    <w:basedOn w:val="DefaultParagraphFont"/>
    <w:link w:val="Header"/>
    <w:uiPriority w:val="99"/>
    <w:qFormat/>
    <w:rsid w:val="00A04A6A"/>
    <w:rPr>
      <w:lang w:val="en-GB"/>
    </w:rPr>
  </w:style>
  <w:style w:type="character" w:customStyle="1" w:styleId="FooterChar">
    <w:name w:val="Footer Char"/>
    <w:basedOn w:val="DefaultParagraphFont"/>
    <w:link w:val="Footer"/>
    <w:uiPriority w:val="99"/>
    <w:qFormat/>
    <w:rsid w:val="00A04A6A"/>
    <w:rPr>
      <w:lang w:val="en-GB"/>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434065"/>
    <w:pPr>
      <w:ind w:left="720"/>
      <w:contextualSpacing/>
    </w:pPr>
  </w:style>
  <w:style w:type="paragraph" w:styleId="NormalWeb">
    <w:name w:val="Normal (Web)"/>
    <w:basedOn w:val="Normal"/>
    <w:uiPriority w:val="99"/>
    <w:unhideWhenUsed/>
    <w:qFormat/>
    <w:rsid w:val="00385EED"/>
    <w:pPr>
      <w:spacing w:beforeAutospacing="1" w:afterAutospacing="1" w:line="240" w:lineRule="auto"/>
    </w:pPr>
    <w:rPr>
      <w:rFonts w:ascii="Calibri" w:eastAsia="Times New Roman" w:hAnsi="Calibri" w:cs="Calibri"/>
      <w:sz w:val="26"/>
      <w:szCs w:val="26"/>
      <w:lang w:val="en-CA" w:eastAsia="en-CA"/>
    </w:rPr>
  </w:style>
  <w:style w:type="paragraph" w:styleId="BalloonText">
    <w:name w:val="Balloon Text"/>
    <w:basedOn w:val="Normal"/>
    <w:link w:val="BalloonTextChar"/>
    <w:uiPriority w:val="99"/>
    <w:semiHidden/>
    <w:unhideWhenUsed/>
    <w:qFormat/>
    <w:rsid w:val="00081C49"/>
    <w:pPr>
      <w:spacing w:after="0" w:line="240" w:lineRule="auto"/>
    </w:pPr>
    <w:rPr>
      <w:rFonts w:ascii="Segoe UI" w:hAnsi="Segoe UI" w:cs="Segoe UI"/>
      <w:sz w:val="18"/>
      <w:szCs w:val="1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A04A6A"/>
    <w:pPr>
      <w:tabs>
        <w:tab w:val="center" w:pos="4680"/>
        <w:tab w:val="right" w:pos="9360"/>
      </w:tabs>
      <w:spacing w:after="0" w:line="240" w:lineRule="auto"/>
    </w:pPr>
  </w:style>
  <w:style w:type="paragraph" w:styleId="Footer">
    <w:name w:val="footer"/>
    <w:basedOn w:val="Normal"/>
    <w:link w:val="FooterChar"/>
    <w:uiPriority w:val="99"/>
    <w:unhideWhenUsed/>
    <w:rsid w:val="00A04A6A"/>
    <w:pPr>
      <w:tabs>
        <w:tab w:val="center" w:pos="4680"/>
        <w:tab w:val="right" w:pos="9360"/>
      </w:tabs>
      <w:spacing w:after="0" w:line="240" w:lineRule="auto"/>
    </w:pPr>
  </w:style>
  <w:style w:type="paragraph" w:customStyle="1" w:styleId="TableContents">
    <w:name w:val="Table Contents"/>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0.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s://github.com/blairfix/recasp_template/archive/master.zip" TargetMode="External"/><Relationship Id="rId2" Type="http://schemas.openxmlformats.org/officeDocument/2006/relationships/styles" Target="styles.xml"/><Relationship Id="rId16" Type="http://schemas.openxmlformats.org/officeDocument/2006/relationships/hyperlink" Target="https://www.mendeley.com/guides/harvard-citation-guid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reativecommons.org/licenses/by-nc-nd/4.0/"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50.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pringer.com/journal/42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2046</Words>
  <Characters>11665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Nitzan</dc:creator>
  <dc:description/>
  <cp:lastModifiedBy>Jonathan Nitzan</cp:lastModifiedBy>
  <cp:revision>6</cp:revision>
  <dcterms:created xsi:type="dcterms:W3CDTF">2020-09-09T20:20:00Z</dcterms:created>
  <dcterms:modified xsi:type="dcterms:W3CDTF">2020-09-09T20:34:00Z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