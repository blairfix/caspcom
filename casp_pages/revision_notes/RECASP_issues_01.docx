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BA187" w14:textId="4EA9E63F" w:rsidR="006D07E8" w:rsidRPr="004F32F6" w:rsidRDefault="0014019D" w:rsidP="004F32F6">
      <w:pPr>
        <w:spacing w:after="120"/>
        <w:jc w:val="center"/>
        <w:rPr>
          <w:b/>
          <w:bCs/>
          <w:color w:val="000000" w:themeColor="text1"/>
          <w:sz w:val="28"/>
          <w:szCs w:val="28"/>
          <w:u w:val="single"/>
          <w:lang w:val="en-CA"/>
        </w:rPr>
      </w:pPr>
      <w:r w:rsidRPr="004F32F6">
        <w:rPr>
          <w:b/>
          <w:bCs/>
          <w:color w:val="000000" w:themeColor="text1"/>
          <w:sz w:val="28"/>
          <w:szCs w:val="28"/>
          <w:u w:val="single"/>
          <w:lang w:val="en-CA"/>
        </w:rPr>
        <w:t>Suggestions/modifications for the</w:t>
      </w:r>
      <w:r w:rsidR="000A0AF1" w:rsidRPr="004F32F6">
        <w:rPr>
          <w:b/>
          <w:bCs/>
          <w:color w:val="000000" w:themeColor="text1"/>
          <w:sz w:val="28"/>
          <w:szCs w:val="28"/>
          <w:u w:val="single"/>
          <w:lang w:val="en-CA"/>
        </w:rPr>
        <w:t xml:space="preserve"> RECASP section in capitalaspower.com</w:t>
      </w:r>
    </w:p>
    <w:p w14:paraId="5782C419" w14:textId="77777777" w:rsidR="004F32F6" w:rsidRPr="00AA3034" w:rsidRDefault="004F32F6" w:rsidP="00385EED">
      <w:pPr>
        <w:spacing w:after="120"/>
        <w:rPr>
          <w:b/>
          <w:bCs/>
          <w:color w:val="FF0000"/>
          <w:sz w:val="28"/>
          <w:szCs w:val="28"/>
          <w:u w:val="single"/>
          <w:lang w:val="en-CA"/>
        </w:rPr>
      </w:pPr>
    </w:p>
    <w:p w14:paraId="1DBE6687" w14:textId="04EED4F2" w:rsidR="000A0AF1" w:rsidRPr="003E1E74" w:rsidRDefault="00434065" w:rsidP="004F32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120"/>
        <w:rPr>
          <w:b/>
          <w:bCs/>
          <w:sz w:val="24"/>
          <w:szCs w:val="24"/>
          <w:lang w:val="en-CA"/>
        </w:rPr>
      </w:pPr>
      <w:r w:rsidRPr="003E1E74">
        <w:rPr>
          <w:b/>
          <w:bCs/>
          <w:sz w:val="24"/>
          <w:szCs w:val="24"/>
          <w:lang w:val="en-CA"/>
        </w:rPr>
        <w:t xml:space="preserve">Issue 1. </w:t>
      </w:r>
      <w:r w:rsidR="00734F76">
        <w:rPr>
          <w:b/>
          <w:bCs/>
          <w:sz w:val="24"/>
          <w:szCs w:val="24"/>
          <w:lang w:val="en-CA"/>
        </w:rPr>
        <w:t>RECASP’s general appearance</w:t>
      </w:r>
    </w:p>
    <w:p w14:paraId="79646497" w14:textId="66CB7448" w:rsidR="00434065" w:rsidRPr="005A0F89" w:rsidRDefault="00D417CE" w:rsidP="00385EED">
      <w:pPr>
        <w:spacing w:after="120"/>
        <w:rPr>
          <w:color w:val="FF0000"/>
          <w:sz w:val="24"/>
          <w:szCs w:val="24"/>
          <w:lang w:val="en-CA"/>
        </w:rPr>
      </w:pPr>
      <w:r w:rsidRPr="005A0F89">
        <w:rPr>
          <w:color w:val="FF0000"/>
          <w:sz w:val="24"/>
          <w:szCs w:val="24"/>
          <w:lang w:val="en-CA"/>
        </w:rPr>
        <w:t>Jonathan (2020-09-06)</w:t>
      </w:r>
      <w:r w:rsidR="00385EED" w:rsidRPr="005A0F89">
        <w:rPr>
          <w:color w:val="FF0000"/>
          <w:sz w:val="24"/>
          <w:szCs w:val="24"/>
          <w:lang w:val="en-CA"/>
        </w:rPr>
        <w:t xml:space="preserve">: </w:t>
      </w:r>
      <w:r w:rsidR="00A04A6A" w:rsidRPr="005A0F89">
        <w:rPr>
          <w:color w:val="FF0000"/>
          <w:sz w:val="24"/>
          <w:szCs w:val="24"/>
          <w:lang w:val="en-CA"/>
        </w:rPr>
        <w:t>Several pages now deviate</w:t>
      </w:r>
      <w:r w:rsidR="00434065" w:rsidRPr="005A0F89">
        <w:rPr>
          <w:color w:val="FF0000"/>
          <w:sz w:val="24"/>
          <w:szCs w:val="24"/>
          <w:lang w:val="en-CA"/>
        </w:rPr>
        <w:t xml:space="preserve"> from the site’s universal appearance. The Blog page below shows the ruler in red, the “</w:t>
      </w:r>
      <w:r w:rsidR="004F32F6" w:rsidRPr="005A0F89">
        <w:rPr>
          <w:color w:val="FF0000"/>
          <w:sz w:val="24"/>
          <w:szCs w:val="24"/>
          <w:lang w:val="en-CA"/>
        </w:rPr>
        <w:t>Blog</w:t>
      </w:r>
      <w:r w:rsidR="00434065" w:rsidRPr="005A0F89">
        <w:rPr>
          <w:color w:val="FF0000"/>
          <w:sz w:val="24"/>
          <w:szCs w:val="24"/>
          <w:lang w:val="en-CA"/>
        </w:rPr>
        <w:t xml:space="preserve">” logo </w:t>
      </w:r>
      <w:r w:rsidR="00A04A6A" w:rsidRPr="005A0F89">
        <w:rPr>
          <w:color w:val="FF0000"/>
          <w:sz w:val="24"/>
          <w:szCs w:val="24"/>
          <w:lang w:val="en-CA"/>
        </w:rPr>
        <w:t xml:space="preserve">below it </w:t>
      </w:r>
      <w:r w:rsidR="004F32F6" w:rsidRPr="005A0F89">
        <w:rPr>
          <w:color w:val="FF0000"/>
          <w:sz w:val="24"/>
          <w:szCs w:val="24"/>
          <w:lang w:val="en-CA"/>
        </w:rPr>
        <w:t>against a</w:t>
      </w:r>
      <w:r w:rsidR="00434065" w:rsidRPr="005A0F89">
        <w:rPr>
          <w:color w:val="FF0000"/>
          <w:sz w:val="24"/>
          <w:szCs w:val="24"/>
          <w:lang w:val="en-CA"/>
        </w:rPr>
        <w:t xml:space="preserve"> set of pictures</w:t>
      </w:r>
      <w:r w:rsidR="004F32F6" w:rsidRPr="005A0F89">
        <w:rPr>
          <w:color w:val="FF0000"/>
          <w:sz w:val="24"/>
          <w:szCs w:val="24"/>
          <w:lang w:val="en-CA"/>
        </w:rPr>
        <w:t xml:space="preserve">, and below that </w:t>
      </w:r>
      <w:r w:rsidR="00434065" w:rsidRPr="005A0F89">
        <w:rPr>
          <w:color w:val="FF0000"/>
          <w:sz w:val="24"/>
          <w:szCs w:val="24"/>
          <w:lang w:val="en-CA"/>
        </w:rPr>
        <w:t>three columns of items</w:t>
      </w:r>
      <w:r w:rsidR="004F32F6" w:rsidRPr="005A0F89">
        <w:rPr>
          <w:color w:val="FF0000"/>
          <w:sz w:val="24"/>
          <w:szCs w:val="24"/>
          <w:lang w:val="en-CA"/>
        </w:rPr>
        <w:t>. All three blocs have the same left-right width.</w:t>
      </w:r>
    </w:p>
    <w:p w14:paraId="33519E57" w14:textId="0D6DE230" w:rsidR="00D417CE" w:rsidRDefault="00D417CE" w:rsidP="00385EED">
      <w:pPr>
        <w:spacing w:after="120"/>
        <w:rPr>
          <w:lang w:val="en-CA"/>
        </w:rPr>
      </w:pPr>
      <w:r w:rsidRPr="00434065">
        <w:rPr>
          <w:noProof/>
          <w:lang w:val="en-CA"/>
        </w:rPr>
        <w:drawing>
          <wp:anchor distT="0" distB="0" distL="114300" distR="114300" simplePos="0" relativeHeight="251659264" behindDoc="0" locked="0" layoutInCell="1" allowOverlap="1" wp14:anchorId="4B8AFE3D" wp14:editId="7F48892D">
            <wp:simplePos x="0" y="0"/>
            <wp:positionH relativeFrom="column">
              <wp:posOffset>0</wp:posOffset>
            </wp:positionH>
            <wp:positionV relativeFrom="paragraph">
              <wp:posOffset>78740</wp:posOffset>
            </wp:positionV>
            <wp:extent cx="5943600" cy="2225040"/>
            <wp:effectExtent l="57150" t="0" r="57150" b="1181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80678" w14:textId="440CFFB0" w:rsidR="00D417CE" w:rsidRDefault="00D417CE" w:rsidP="00385EED">
      <w:pPr>
        <w:spacing w:after="120"/>
        <w:rPr>
          <w:lang w:val="en-CA"/>
        </w:rPr>
      </w:pPr>
    </w:p>
    <w:p w14:paraId="41B9D176" w14:textId="10A5837F" w:rsidR="00D417CE" w:rsidRDefault="00D417CE" w:rsidP="00385EED">
      <w:pPr>
        <w:spacing w:after="120"/>
        <w:rPr>
          <w:lang w:val="en-CA"/>
        </w:rPr>
      </w:pPr>
    </w:p>
    <w:p w14:paraId="38B25AA1" w14:textId="2D4BB4DF" w:rsidR="00D417CE" w:rsidRDefault="00D417CE" w:rsidP="00385EED">
      <w:pPr>
        <w:spacing w:after="120"/>
        <w:rPr>
          <w:lang w:val="en-CA"/>
        </w:rPr>
      </w:pPr>
    </w:p>
    <w:p w14:paraId="4C669572" w14:textId="1680065E" w:rsidR="00D417CE" w:rsidRDefault="00D417CE" w:rsidP="00385EED">
      <w:pPr>
        <w:spacing w:after="120"/>
        <w:rPr>
          <w:lang w:val="en-CA"/>
        </w:rPr>
      </w:pPr>
    </w:p>
    <w:p w14:paraId="4880F05B" w14:textId="1591B358" w:rsidR="00D417CE" w:rsidRDefault="00D417CE" w:rsidP="00385EED">
      <w:pPr>
        <w:spacing w:after="120"/>
        <w:rPr>
          <w:lang w:val="en-CA"/>
        </w:rPr>
      </w:pPr>
    </w:p>
    <w:p w14:paraId="1199FA1C" w14:textId="5B1CAE0E" w:rsidR="00D417CE" w:rsidRDefault="00D417CE" w:rsidP="00385EED">
      <w:pPr>
        <w:spacing w:after="120"/>
        <w:rPr>
          <w:lang w:val="en-CA"/>
        </w:rPr>
      </w:pPr>
    </w:p>
    <w:p w14:paraId="764E3D87" w14:textId="329B5A35" w:rsidR="00D417CE" w:rsidRDefault="00D417CE" w:rsidP="00385EED">
      <w:pPr>
        <w:spacing w:after="120"/>
        <w:rPr>
          <w:lang w:val="en-CA"/>
        </w:rPr>
      </w:pPr>
    </w:p>
    <w:p w14:paraId="0CE067F7" w14:textId="5C3A3458" w:rsidR="00D417CE" w:rsidRDefault="00D417CE" w:rsidP="00385EED">
      <w:pPr>
        <w:spacing w:after="120"/>
        <w:rPr>
          <w:lang w:val="en-CA"/>
        </w:rPr>
      </w:pPr>
    </w:p>
    <w:p w14:paraId="1D18F92C" w14:textId="77777777" w:rsidR="0052033B" w:rsidRDefault="0052033B" w:rsidP="00385EED">
      <w:pPr>
        <w:spacing w:after="120"/>
        <w:rPr>
          <w:lang w:val="en-CA"/>
        </w:rPr>
      </w:pPr>
    </w:p>
    <w:p w14:paraId="22844CF3" w14:textId="0FFAA274" w:rsidR="004F32F6" w:rsidRPr="005A0F89" w:rsidRDefault="00D417CE" w:rsidP="0052033B">
      <w:pPr>
        <w:spacing w:after="120"/>
        <w:rPr>
          <w:color w:val="FF0000"/>
          <w:sz w:val="24"/>
          <w:szCs w:val="24"/>
          <w:lang w:val="en-CA"/>
        </w:rPr>
      </w:pPr>
      <w:r w:rsidRPr="005A0F89">
        <w:rPr>
          <w:color w:val="FF0000"/>
          <w:sz w:val="24"/>
          <w:szCs w:val="24"/>
          <w:lang w:val="en-CA"/>
        </w:rPr>
        <w:t xml:space="preserve">By contrast, the </w:t>
      </w:r>
      <w:r w:rsidR="004F32F6" w:rsidRPr="005A0F89">
        <w:rPr>
          <w:color w:val="FF0000"/>
          <w:sz w:val="24"/>
          <w:szCs w:val="24"/>
          <w:lang w:val="en-CA"/>
        </w:rPr>
        <w:t>Publications</w:t>
      </w:r>
      <w:r w:rsidRPr="005A0F89">
        <w:rPr>
          <w:color w:val="FF0000"/>
          <w:sz w:val="24"/>
          <w:szCs w:val="24"/>
          <w:lang w:val="en-CA"/>
        </w:rPr>
        <w:t xml:space="preserve"> section</w:t>
      </w:r>
      <w:r w:rsidR="00E72050" w:rsidRPr="005A0F89">
        <w:rPr>
          <w:color w:val="FF0000"/>
          <w:sz w:val="24"/>
          <w:szCs w:val="24"/>
          <w:lang w:val="en-CA"/>
        </w:rPr>
        <w:t xml:space="preserve"> </w:t>
      </w:r>
      <w:r w:rsidR="00A04A6A" w:rsidRPr="005A0F89">
        <w:rPr>
          <w:color w:val="FF0000"/>
          <w:sz w:val="24"/>
          <w:szCs w:val="24"/>
          <w:lang w:val="en-CA"/>
        </w:rPr>
        <w:t xml:space="preserve">-- </w:t>
      </w:r>
      <w:r w:rsidR="00E72050" w:rsidRPr="005A0F89">
        <w:rPr>
          <w:color w:val="FF0000"/>
          <w:sz w:val="24"/>
          <w:szCs w:val="24"/>
          <w:lang w:val="en-CA"/>
        </w:rPr>
        <w:t>as well as</w:t>
      </w:r>
      <w:r w:rsidR="0052033B" w:rsidRPr="005A0F89">
        <w:rPr>
          <w:color w:val="FF0000"/>
          <w:sz w:val="24"/>
          <w:szCs w:val="24"/>
          <w:lang w:val="en-CA"/>
        </w:rPr>
        <w:t xml:space="preserve"> some</w:t>
      </w:r>
      <w:r w:rsidR="00E72050" w:rsidRPr="005A0F89">
        <w:rPr>
          <w:color w:val="FF0000"/>
          <w:sz w:val="24"/>
          <w:szCs w:val="24"/>
          <w:lang w:val="en-CA"/>
        </w:rPr>
        <w:t xml:space="preserve"> </w:t>
      </w:r>
      <w:r w:rsidR="004F32F6" w:rsidRPr="005A0F89">
        <w:rPr>
          <w:color w:val="FF0000"/>
          <w:sz w:val="24"/>
          <w:szCs w:val="24"/>
          <w:lang w:val="en-CA"/>
        </w:rPr>
        <w:t xml:space="preserve">of the </w:t>
      </w:r>
      <w:r w:rsidR="00E72050" w:rsidRPr="005A0F89">
        <w:rPr>
          <w:color w:val="FF0000"/>
          <w:sz w:val="24"/>
          <w:szCs w:val="24"/>
          <w:lang w:val="en-CA"/>
        </w:rPr>
        <w:t>other sections</w:t>
      </w:r>
      <w:r w:rsidR="00A04A6A" w:rsidRPr="005A0F89">
        <w:rPr>
          <w:color w:val="FF0000"/>
          <w:sz w:val="24"/>
          <w:szCs w:val="24"/>
          <w:lang w:val="en-CA"/>
        </w:rPr>
        <w:t xml:space="preserve"> --</w:t>
      </w:r>
      <w:r w:rsidRPr="005A0F89">
        <w:rPr>
          <w:color w:val="FF0000"/>
          <w:sz w:val="24"/>
          <w:szCs w:val="24"/>
          <w:lang w:val="en-CA"/>
        </w:rPr>
        <w:t xml:space="preserve"> has the </w:t>
      </w:r>
      <w:r w:rsidR="004F32F6" w:rsidRPr="005A0F89">
        <w:rPr>
          <w:color w:val="FF0000"/>
          <w:sz w:val="24"/>
          <w:szCs w:val="24"/>
          <w:lang w:val="en-CA"/>
        </w:rPr>
        <w:t>contents</w:t>
      </w:r>
      <w:r w:rsidRPr="005A0F89">
        <w:rPr>
          <w:color w:val="FF0000"/>
          <w:sz w:val="24"/>
          <w:szCs w:val="24"/>
          <w:lang w:val="en-CA"/>
        </w:rPr>
        <w:t xml:space="preserve"> re-arranged in two columns only</w:t>
      </w:r>
      <w:r w:rsidR="00A04A6A" w:rsidRPr="005A0F89">
        <w:rPr>
          <w:color w:val="FF0000"/>
          <w:sz w:val="24"/>
          <w:szCs w:val="24"/>
          <w:lang w:val="en-CA"/>
        </w:rPr>
        <w:t>, whose left-to-right width is narrower than the three columns in other pages.</w:t>
      </w:r>
      <w:r w:rsidRPr="005A0F89">
        <w:rPr>
          <w:color w:val="FF0000"/>
          <w:sz w:val="24"/>
          <w:szCs w:val="24"/>
          <w:lang w:val="en-CA"/>
        </w:rPr>
        <w:t xml:space="preserve"> </w:t>
      </w:r>
    </w:p>
    <w:p w14:paraId="63228912" w14:textId="77777777" w:rsidR="00A04A6A" w:rsidRPr="005A0F89" w:rsidRDefault="0052033B" w:rsidP="0052033B">
      <w:pPr>
        <w:spacing w:after="120"/>
        <w:rPr>
          <w:color w:val="FF0000"/>
          <w:sz w:val="24"/>
          <w:szCs w:val="24"/>
          <w:lang w:val="en-CA"/>
        </w:rPr>
      </w:pPr>
      <w:r w:rsidRPr="005A0F89">
        <w:rPr>
          <w:color w:val="FF0000"/>
          <w:sz w:val="24"/>
          <w:szCs w:val="24"/>
          <w:lang w:val="en-CA"/>
        </w:rPr>
        <w:t xml:space="preserve">Personally, I prefer the original three-column structure. Narrow contents area are restrictive with respect to figures, etc. </w:t>
      </w:r>
      <w:r w:rsidR="004F32F6" w:rsidRPr="005A0F89">
        <w:rPr>
          <w:color w:val="FF0000"/>
          <w:sz w:val="24"/>
          <w:szCs w:val="24"/>
          <w:lang w:val="en-CA"/>
        </w:rPr>
        <w:t>Also, in my opinion it is</w:t>
      </w:r>
      <w:r w:rsidRPr="005A0F89">
        <w:rPr>
          <w:color w:val="FF0000"/>
          <w:sz w:val="24"/>
          <w:szCs w:val="24"/>
          <w:lang w:val="en-CA"/>
        </w:rPr>
        <w:t xml:space="preserve"> visually unappealing to have different structures for different pages. </w:t>
      </w:r>
    </w:p>
    <w:p w14:paraId="41E5E372" w14:textId="1D37075F" w:rsidR="0052033B" w:rsidRPr="005A0F89" w:rsidRDefault="0052033B" w:rsidP="0052033B">
      <w:pPr>
        <w:spacing w:after="120"/>
        <w:rPr>
          <w:color w:val="FF0000"/>
          <w:sz w:val="24"/>
          <w:szCs w:val="24"/>
          <w:lang w:val="en-CA"/>
        </w:rPr>
      </w:pPr>
      <w:r w:rsidRPr="005A0F89">
        <w:rPr>
          <w:color w:val="FF0000"/>
          <w:sz w:val="24"/>
          <w:szCs w:val="24"/>
          <w:lang w:val="en-CA"/>
        </w:rPr>
        <w:t xml:space="preserve">We can change </w:t>
      </w:r>
      <w:r w:rsidR="004F32F6" w:rsidRPr="005A0F89">
        <w:rPr>
          <w:color w:val="FF0000"/>
          <w:sz w:val="24"/>
          <w:szCs w:val="24"/>
          <w:lang w:val="en-CA"/>
        </w:rPr>
        <w:t>these structures</w:t>
      </w:r>
      <w:r w:rsidRPr="005A0F89">
        <w:rPr>
          <w:color w:val="FF0000"/>
          <w:sz w:val="24"/>
          <w:szCs w:val="24"/>
          <w:lang w:val="en-CA"/>
        </w:rPr>
        <w:t xml:space="preserve"> if we want</w:t>
      </w:r>
      <w:r w:rsidR="004F32F6" w:rsidRPr="005A0F89">
        <w:rPr>
          <w:color w:val="FF0000"/>
          <w:sz w:val="24"/>
          <w:szCs w:val="24"/>
          <w:lang w:val="en-CA"/>
        </w:rPr>
        <w:t xml:space="preserve"> to</w:t>
      </w:r>
      <w:r w:rsidRPr="005A0F89">
        <w:rPr>
          <w:color w:val="FF0000"/>
          <w:sz w:val="24"/>
          <w:szCs w:val="24"/>
          <w:lang w:val="en-CA"/>
        </w:rPr>
        <w:t xml:space="preserve">, of course, but perhaps </w:t>
      </w:r>
      <w:r w:rsidR="004F32F6" w:rsidRPr="005A0F89">
        <w:rPr>
          <w:color w:val="FF0000"/>
          <w:sz w:val="24"/>
          <w:szCs w:val="24"/>
          <w:lang w:val="en-CA"/>
        </w:rPr>
        <w:t xml:space="preserve">this </w:t>
      </w:r>
      <w:r w:rsidRPr="005A0F89">
        <w:rPr>
          <w:color w:val="FF0000"/>
          <w:sz w:val="24"/>
          <w:szCs w:val="24"/>
          <w:lang w:val="en-CA"/>
        </w:rPr>
        <w:t>is something to do later</w:t>
      </w:r>
      <w:r w:rsidR="004F32F6" w:rsidRPr="005A0F89">
        <w:rPr>
          <w:color w:val="FF0000"/>
          <w:sz w:val="24"/>
          <w:szCs w:val="24"/>
          <w:lang w:val="en-CA"/>
        </w:rPr>
        <w:t>, for the entire site.</w:t>
      </w:r>
      <w:r w:rsidRPr="005A0F89">
        <w:rPr>
          <w:color w:val="FF0000"/>
          <w:sz w:val="24"/>
          <w:szCs w:val="24"/>
          <w:lang w:val="en-CA"/>
        </w:rPr>
        <w:t xml:space="preserve"> </w:t>
      </w:r>
    </w:p>
    <w:p w14:paraId="72410842" w14:textId="655891B3" w:rsidR="00D417CE" w:rsidRDefault="0052033B" w:rsidP="00385EED">
      <w:pPr>
        <w:spacing w:after="120"/>
        <w:rPr>
          <w:lang w:val="en-CA"/>
        </w:rPr>
      </w:pPr>
      <w:r w:rsidRPr="00D417CE">
        <w:rPr>
          <w:noProof/>
          <w:lang w:val="en-CA"/>
        </w:rPr>
        <w:drawing>
          <wp:anchor distT="0" distB="0" distL="114300" distR="114300" simplePos="0" relativeHeight="251660288" behindDoc="0" locked="0" layoutInCell="1" allowOverlap="1" wp14:anchorId="44FAF2B7" wp14:editId="07429AD4">
            <wp:simplePos x="0" y="0"/>
            <wp:positionH relativeFrom="column">
              <wp:posOffset>0</wp:posOffset>
            </wp:positionH>
            <wp:positionV relativeFrom="paragraph">
              <wp:posOffset>201902</wp:posOffset>
            </wp:positionV>
            <wp:extent cx="5943600" cy="2827655"/>
            <wp:effectExtent l="57150" t="0" r="57150" b="106045"/>
            <wp:wrapThrough wrapText="bothSides">
              <wp:wrapPolygon edited="0">
                <wp:start x="-138" y="0"/>
                <wp:lineTo x="-208" y="0"/>
                <wp:lineTo x="-208" y="22265"/>
                <wp:lineTo x="21738" y="22265"/>
                <wp:lineTo x="21738" y="2328"/>
                <wp:lineTo x="21669" y="146"/>
                <wp:lineTo x="21669" y="0"/>
                <wp:lineTo x="-138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C1D93D" w14:textId="723138AF" w:rsidR="00D417CE" w:rsidRDefault="00D417CE" w:rsidP="00385EED">
      <w:pPr>
        <w:spacing w:after="120"/>
        <w:rPr>
          <w:lang w:val="en-CA"/>
        </w:rPr>
      </w:pPr>
    </w:p>
    <w:p w14:paraId="4BC9F696" w14:textId="0C3EF134" w:rsidR="00FB72CA" w:rsidRDefault="00FB72CA" w:rsidP="00385EED">
      <w:pPr>
        <w:spacing w:after="120"/>
        <w:rPr>
          <w:lang w:val="en-CA"/>
        </w:rPr>
      </w:pPr>
    </w:p>
    <w:p w14:paraId="5DA26103" w14:textId="5DDB0240" w:rsidR="00FB72CA" w:rsidRDefault="00FB72CA" w:rsidP="00385EED">
      <w:pPr>
        <w:spacing w:after="120"/>
        <w:rPr>
          <w:lang w:val="en-CA"/>
        </w:rPr>
      </w:pPr>
    </w:p>
    <w:p w14:paraId="2FEC242A" w14:textId="41EC3A93" w:rsidR="00FB72CA" w:rsidRDefault="00FB72CA" w:rsidP="00385EED">
      <w:pPr>
        <w:spacing w:after="120"/>
        <w:rPr>
          <w:lang w:val="en-CA"/>
        </w:rPr>
      </w:pPr>
    </w:p>
    <w:p w14:paraId="1B120AAC" w14:textId="05100892" w:rsidR="00FB72CA" w:rsidRDefault="00FB72CA" w:rsidP="00385EED">
      <w:pPr>
        <w:spacing w:after="120"/>
        <w:rPr>
          <w:lang w:val="en-CA"/>
        </w:rPr>
      </w:pPr>
    </w:p>
    <w:p w14:paraId="3714F962" w14:textId="440C0151" w:rsidR="00FB72CA" w:rsidRDefault="00FB72CA" w:rsidP="00385EED">
      <w:pPr>
        <w:spacing w:after="120"/>
        <w:rPr>
          <w:lang w:val="en-CA"/>
        </w:rPr>
      </w:pPr>
    </w:p>
    <w:p w14:paraId="0D733EB5" w14:textId="20880E94" w:rsidR="00FB72CA" w:rsidRDefault="00FB72CA" w:rsidP="00385EED">
      <w:pPr>
        <w:spacing w:after="120"/>
        <w:rPr>
          <w:lang w:val="en-CA"/>
        </w:rPr>
      </w:pPr>
    </w:p>
    <w:p w14:paraId="4A03E861" w14:textId="77777777" w:rsidR="00FB72CA" w:rsidRDefault="00FB72CA" w:rsidP="00385EED">
      <w:pPr>
        <w:spacing w:after="120"/>
        <w:rPr>
          <w:lang w:val="en-CA"/>
        </w:rPr>
      </w:pPr>
    </w:p>
    <w:p w14:paraId="1BB7B3D2" w14:textId="77777777" w:rsidR="00FB72CA" w:rsidRDefault="00FB72CA" w:rsidP="00385EED">
      <w:pPr>
        <w:spacing w:after="120"/>
        <w:rPr>
          <w:lang w:val="en-CA"/>
        </w:rPr>
      </w:pPr>
    </w:p>
    <w:p w14:paraId="7930CCE8" w14:textId="77777777" w:rsidR="00FB72CA" w:rsidRDefault="00FB72CA" w:rsidP="00385EED">
      <w:pPr>
        <w:spacing w:after="120"/>
        <w:rPr>
          <w:lang w:val="en-CA"/>
        </w:rPr>
      </w:pPr>
    </w:p>
    <w:p w14:paraId="70FCEF24" w14:textId="77777777" w:rsidR="00FB72CA" w:rsidRDefault="00FB72CA" w:rsidP="00385EED">
      <w:pPr>
        <w:spacing w:after="120"/>
        <w:rPr>
          <w:lang w:val="en-CA"/>
        </w:rPr>
      </w:pPr>
    </w:p>
    <w:p w14:paraId="71E64907" w14:textId="4673FD60" w:rsidR="0052033B" w:rsidRDefault="0052033B" w:rsidP="00385EED">
      <w:pPr>
        <w:spacing w:after="120"/>
        <w:rPr>
          <w:lang w:val="en-CA"/>
        </w:rPr>
      </w:pPr>
    </w:p>
    <w:p w14:paraId="1C9860A5" w14:textId="1CC0689E" w:rsidR="00A04A6A" w:rsidRDefault="00A04A6A" w:rsidP="00385EED">
      <w:pPr>
        <w:spacing w:after="120"/>
        <w:rPr>
          <w:lang w:val="en-CA"/>
        </w:rPr>
      </w:pPr>
    </w:p>
    <w:p w14:paraId="74010A73" w14:textId="757F9A7E" w:rsidR="00274CA2" w:rsidRPr="003E1E74" w:rsidRDefault="00274CA2" w:rsidP="00A04A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120"/>
        <w:rPr>
          <w:b/>
          <w:bCs/>
          <w:sz w:val="24"/>
          <w:szCs w:val="24"/>
          <w:lang w:val="en-CA"/>
        </w:rPr>
      </w:pPr>
      <w:r w:rsidRPr="003E1E74">
        <w:rPr>
          <w:b/>
          <w:bCs/>
          <w:sz w:val="24"/>
          <w:szCs w:val="24"/>
          <w:lang w:val="en-CA"/>
        </w:rPr>
        <w:t>Issue 2. RECASP</w:t>
      </w:r>
      <w:r w:rsidR="00A04A6A">
        <w:rPr>
          <w:b/>
          <w:bCs/>
          <w:sz w:val="24"/>
          <w:szCs w:val="24"/>
          <w:lang w:val="en-CA"/>
        </w:rPr>
        <w:t>’s</w:t>
      </w:r>
      <w:r w:rsidRPr="003E1E74">
        <w:rPr>
          <w:b/>
          <w:bCs/>
          <w:sz w:val="24"/>
          <w:szCs w:val="24"/>
          <w:lang w:val="en-CA"/>
        </w:rPr>
        <w:t xml:space="preserve"> </w:t>
      </w:r>
      <w:r w:rsidR="00860050" w:rsidRPr="003E1E74">
        <w:rPr>
          <w:b/>
          <w:bCs/>
          <w:sz w:val="24"/>
          <w:szCs w:val="24"/>
          <w:lang w:val="en-CA"/>
        </w:rPr>
        <w:t>background pictures</w:t>
      </w:r>
    </w:p>
    <w:p w14:paraId="4A835B2A" w14:textId="1B2C1A49" w:rsidR="00274CA2" w:rsidRPr="005A0F89" w:rsidRDefault="00274CA2" w:rsidP="00274CA2">
      <w:pPr>
        <w:spacing w:after="120"/>
        <w:rPr>
          <w:b/>
          <w:bCs/>
          <w:color w:val="FF0000"/>
          <w:sz w:val="24"/>
          <w:szCs w:val="24"/>
          <w:u w:val="single"/>
          <w:lang w:val="en-CA"/>
        </w:rPr>
      </w:pPr>
      <w:r w:rsidRPr="005A0F89">
        <w:rPr>
          <w:color w:val="FF0000"/>
          <w:sz w:val="24"/>
          <w:szCs w:val="24"/>
          <w:lang w:val="en-CA"/>
        </w:rPr>
        <w:t>Jonathan (2020-09-06): In the following pages, the background picture</w:t>
      </w:r>
      <w:r w:rsidR="00A04A6A" w:rsidRPr="005A0F89">
        <w:rPr>
          <w:color w:val="FF0000"/>
          <w:sz w:val="24"/>
          <w:szCs w:val="24"/>
          <w:lang w:val="en-CA"/>
        </w:rPr>
        <w:t xml:space="preserve">s of the page titles need to be reinstated instead of the current </w:t>
      </w:r>
      <w:r w:rsidR="006A34BD" w:rsidRPr="005A0F89">
        <w:rPr>
          <w:color w:val="FF0000"/>
          <w:sz w:val="24"/>
          <w:szCs w:val="24"/>
          <w:lang w:val="en-CA"/>
        </w:rPr>
        <w:t>brown/red color</w:t>
      </w:r>
      <w:r w:rsidRPr="005A0F89">
        <w:rPr>
          <w:color w:val="FF0000"/>
          <w:sz w:val="24"/>
          <w:szCs w:val="24"/>
          <w:lang w:val="en-CA"/>
        </w:rPr>
        <w:t>:</w:t>
      </w:r>
    </w:p>
    <w:p w14:paraId="4BB0290B" w14:textId="338E3A1C" w:rsidR="00274CA2" w:rsidRPr="003E1E74" w:rsidRDefault="006E69D5">
      <w:pPr>
        <w:rPr>
          <w:sz w:val="24"/>
          <w:szCs w:val="24"/>
          <w:lang w:val="en-CA"/>
        </w:rPr>
      </w:pPr>
      <w:hyperlink r:id="rId9" w:history="1">
        <w:r w:rsidR="00274CA2" w:rsidRPr="003E1E74">
          <w:rPr>
            <w:rStyle w:val="Hyperlink"/>
            <w:sz w:val="24"/>
            <w:szCs w:val="24"/>
            <w:u w:val="none"/>
            <w:lang w:val="en-CA"/>
          </w:rPr>
          <w:t>https://capitalaspower.com/recasp/</w:t>
        </w:r>
      </w:hyperlink>
      <w:r w:rsidR="006A34BD" w:rsidRPr="003E1E74">
        <w:rPr>
          <w:sz w:val="24"/>
          <w:szCs w:val="24"/>
          <w:lang w:val="en-CA"/>
        </w:rPr>
        <w:t xml:space="preserve"> </w:t>
      </w:r>
    </w:p>
    <w:p w14:paraId="66CA6005" w14:textId="66F68B9D" w:rsidR="00274CA2" w:rsidRPr="003E1E74" w:rsidRDefault="006E69D5">
      <w:pPr>
        <w:rPr>
          <w:sz w:val="24"/>
          <w:szCs w:val="24"/>
          <w:lang w:val="en-CA"/>
        </w:rPr>
      </w:pPr>
      <w:hyperlink r:id="rId10" w:history="1">
        <w:r w:rsidR="00274CA2" w:rsidRPr="003E1E74">
          <w:rPr>
            <w:rStyle w:val="Hyperlink"/>
            <w:sz w:val="24"/>
            <w:szCs w:val="24"/>
            <w:lang w:val="en-CA"/>
          </w:rPr>
          <w:t>https://capitalaspower.com/recasp/articles/</w:t>
        </w:r>
      </w:hyperlink>
      <w:r w:rsidR="00274CA2" w:rsidRPr="003E1E74">
        <w:rPr>
          <w:sz w:val="24"/>
          <w:szCs w:val="24"/>
          <w:lang w:val="en-CA"/>
        </w:rPr>
        <w:t xml:space="preserve"> </w:t>
      </w:r>
    </w:p>
    <w:p w14:paraId="42BAEB70" w14:textId="77777777" w:rsidR="00274CA2" w:rsidRPr="003E1E74" w:rsidRDefault="006E69D5">
      <w:pPr>
        <w:rPr>
          <w:sz w:val="24"/>
          <w:szCs w:val="24"/>
          <w:lang w:val="en-CA"/>
        </w:rPr>
      </w:pPr>
      <w:hyperlink r:id="rId11" w:history="1">
        <w:r w:rsidR="00274CA2" w:rsidRPr="003E1E74">
          <w:rPr>
            <w:rStyle w:val="Hyperlink"/>
            <w:sz w:val="24"/>
            <w:szCs w:val="24"/>
            <w:lang w:val="en-CA"/>
          </w:rPr>
          <w:t>https://capitalaspower.com/recasp/aims-scope/</w:t>
        </w:r>
      </w:hyperlink>
      <w:r w:rsidR="00274CA2" w:rsidRPr="003E1E74">
        <w:rPr>
          <w:sz w:val="24"/>
          <w:szCs w:val="24"/>
          <w:lang w:val="en-CA"/>
        </w:rPr>
        <w:t xml:space="preserve"> </w:t>
      </w:r>
    </w:p>
    <w:p w14:paraId="286A198A" w14:textId="67F72B97" w:rsidR="00274CA2" w:rsidRDefault="00274CA2">
      <w:pPr>
        <w:rPr>
          <w:lang w:val="en-CA"/>
        </w:rPr>
      </w:pPr>
      <w:r w:rsidRPr="00274CA2">
        <w:rPr>
          <w:noProof/>
          <w:lang w:val="en-CA"/>
        </w:rPr>
        <w:drawing>
          <wp:anchor distT="0" distB="0" distL="114300" distR="114300" simplePos="0" relativeHeight="251667456" behindDoc="0" locked="0" layoutInCell="1" allowOverlap="1" wp14:anchorId="6273F0C1" wp14:editId="00769174">
            <wp:simplePos x="0" y="0"/>
            <wp:positionH relativeFrom="column">
              <wp:posOffset>-6461</wp:posOffset>
            </wp:positionH>
            <wp:positionV relativeFrom="paragraph">
              <wp:posOffset>99915</wp:posOffset>
            </wp:positionV>
            <wp:extent cx="6858000" cy="1976120"/>
            <wp:effectExtent l="57150" t="0" r="57150" b="1193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612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4CA2">
        <w:rPr>
          <w:lang w:val="en-CA"/>
        </w:rPr>
        <w:br w:type="page"/>
      </w:r>
    </w:p>
    <w:p w14:paraId="4C2E81D3" w14:textId="46B7738A" w:rsidR="00B31B3C" w:rsidRPr="003E1E74" w:rsidRDefault="00B31B3C" w:rsidP="00B31B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120"/>
        <w:rPr>
          <w:b/>
          <w:bCs/>
          <w:sz w:val="24"/>
          <w:szCs w:val="24"/>
          <w:lang w:val="en-CA"/>
        </w:rPr>
      </w:pPr>
      <w:r w:rsidRPr="003E1E74">
        <w:rPr>
          <w:b/>
          <w:bCs/>
          <w:sz w:val="24"/>
          <w:szCs w:val="24"/>
          <w:lang w:val="en-CA"/>
        </w:rPr>
        <w:lastRenderedPageBreak/>
        <w:t xml:space="preserve">Issue </w:t>
      </w:r>
      <w:r w:rsidR="000F3B18">
        <w:rPr>
          <w:b/>
          <w:bCs/>
          <w:sz w:val="24"/>
          <w:szCs w:val="24"/>
          <w:lang w:val="en-CA"/>
        </w:rPr>
        <w:t>3</w:t>
      </w:r>
      <w:r w:rsidRPr="003E1E74">
        <w:rPr>
          <w:b/>
          <w:bCs/>
          <w:sz w:val="24"/>
          <w:szCs w:val="24"/>
          <w:lang w:val="en-CA"/>
        </w:rPr>
        <w:t xml:space="preserve">. RECASP </w:t>
      </w:r>
      <w:r>
        <w:rPr>
          <w:b/>
          <w:bCs/>
          <w:sz w:val="24"/>
          <w:szCs w:val="24"/>
          <w:lang w:val="en-CA"/>
        </w:rPr>
        <w:t>titles</w:t>
      </w:r>
    </w:p>
    <w:p w14:paraId="5D662C91" w14:textId="5DBECA03" w:rsidR="00B31B3C" w:rsidRDefault="00B31B3C">
      <w:pPr>
        <w:rPr>
          <w:lang w:val="en-CA"/>
        </w:rPr>
      </w:pPr>
    </w:p>
    <w:p w14:paraId="7B58BE23" w14:textId="6F67BD0D" w:rsidR="00B31B3C" w:rsidRPr="005A0F89" w:rsidRDefault="00B31B3C">
      <w:pPr>
        <w:rPr>
          <w:color w:val="FF0000"/>
          <w:sz w:val="24"/>
          <w:szCs w:val="24"/>
          <w:lang w:val="en-CA"/>
        </w:rPr>
      </w:pPr>
      <w:r w:rsidRPr="005A0F89">
        <w:rPr>
          <w:color w:val="FF0000"/>
          <w:sz w:val="24"/>
          <w:szCs w:val="24"/>
          <w:lang w:val="en-CA"/>
        </w:rPr>
        <w:t xml:space="preserve">Jonathan (2020-09-06): The RECASP acronym is sometimes italicized and sometimes roman. Personally, I think the roman looks </w:t>
      </w:r>
      <w:r w:rsidR="000F3B18" w:rsidRPr="005A0F89">
        <w:rPr>
          <w:color w:val="FF0000"/>
          <w:sz w:val="24"/>
          <w:szCs w:val="24"/>
          <w:lang w:val="en-CA"/>
        </w:rPr>
        <w:t>clear.</w:t>
      </w:r>
    </w:p>
    <w:p w14:paraId="266A795E" w14:textId="77777777" w:rsidR="00B31B3C" w:rsidRDefault="00B31B3C">
      <w:pPr>
        <w:rPr>
          <w:lang w:val="en-CA"/>
        </w:rPr>
      </w:pPr>
    </w:p>
    <w:p w14:paraId="2210546D" w14:textId="34B6E246" w:rsidR="00B31B3C" w:rsidRDefault="00B31B3C">
      <w:pPr>
        <w:rPr>
          <w:lang w:val="en-CA"/>
        </w:rPr>
      </w:pPr>
      <w:r w:rsidRPr="00B31B3C">
        <w:rPr>
          <w:noProof/>
          <w:lang w:val="en-CA"/>
        </w:rPr>
        <w:drawing>
          <wp:inline distT="0" distB="0" distL="0" distR="0" wp14:anchorId="67135E16" wp14:editId="4C2650A5">
            <wp:extent cx="6858000" cy="1499870"/>
            <wp:effectExtent l="57150" t="0" r="57150" b="1193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987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21125258" w14:textId="4E314540" w:rsidR="00B31B3C" w:rsidRDefault="00B31B3C">
      <w:pPr>
        <w:rPr>
          <w:lang w:val="en-CA"/>
        </w:rPr>
      </w:pPr>
      <w:r w:rsidRPr="00B31B3C">
        <w:rPr>
          <w:noProof/>
          <w:lang w:val="en-CA"/>
        </w:rPr>
        <w:drawing>
          <wp:inline distT="0" distB="0" distL="0" distR="0" wp14:anchorId="533A90B3" wp14:editId="01038A5B">
            <wp:extent cx="6858000" cy="1479550"/>
            <wp:effectExtent l="57150" t="0" r="57150" b="1206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955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78C48D55" w14:textId="276EDF88" w:rsidR="00B31B3C" w:rsidRDefault="00B31B3C">
      <w:pPr>
        <w:rPr>
          <w:lang w:val="en-CA"/>
        </w:rPr>
      </w:pPr>
    </w:p>
    <w:p w14:paraId="63821C60" w14:textId="11878304" w:rsidR="00B31B3C" w:rsidRDefault="00B31B3C">
      <w:pPr>
        <w:rPr>
          <w:lang w:val="en-CA"/>
        </w:rPr>
      </w:pPr>
    </w:p>
    <w:p w14:paraId="16B9F8C3" w14:textId="77890F2D" w:rsidR="00B31B3C" w:rsidRDefault="00B31B3C">
      <w:pPr>
        <w:rPr>
          <w:lang w:val="en-CA"/>
        </w:rPr>
      </w:pPr>
    </w:p>
    <w:p w14:paraId="60183658" w14:textId="1BE9B7B2" w:rsidR="00B31B3C" w:rsidRDefault="00B31B3C">
      <w:pPr>
        <w:rPr>
          <w:lang w:val="en-CA"/>
        </w:rPr>
      </w:pPr>
    </w:p>
    <w:p w14:paraId="7038E674" w14:textId="51EDD239" w:rsidR="00B31B3C" w:rsidRDefault="00B31B3C">
      <w:pPr>
        <w:rPr>
          <w:lang w:val="en-CA"/>
        </w:rPr>
      </w:pPr>
    </w:p>
    <w:p w14:paraId="2BA6A5B5" w14:textId="332FD1CB" w:rsidR="00B31B3C" w:rsidRDefault="00B31B3C">
      <w:pPr>
        <w:rPr>
          <w:lang w:val="en-CA"/>
        </w:rPr>
      </w:pPr>
    </w:p>
    <w:p w14:paraId="4C9025B2" w14:textId="51030C68" w:rsidR="00B31B3C" w:rsidRDefault="00B31B3C">
      <w:pPr>
        <w:rPr>
          <w:lang w:val="en-CA"/>
        </w:rPr>
      </w:pPr>
    </w:p>
    <w:p w14:paraId="7CFFDD73" w14:textId="7EDF85A7" w:rsidR="00B31B3C" w:rsidRDefault="00B31B3C">
      <w:pPr>
        <w:rPr>
          <w:lang w:val="en-CA"/>
        </w:rPr>
      </w:pPr>
    </w:p>
    <w:p w14:paraId="601741B1" w14:textId="773FFE09" w:rsidR="00B31B3C" w:rsidRDefault="00B31B3C">
      <w:pPr>
        <w:rPr>
          <w:lang w:val="en-CA"/>
        </w:rPr>
      </w:pPr>
    </w:p>
    <w:p w14:paraId="6D019E32" w14:textId="77777777" w:rsidR="00B31B3C" w:rsidRDefault="00B31B3C">
      <w:pPr>
        <w:rPr>
          <w:lang w:val="en-CA"/>
        </w:rPr>
      </w:pPr>
    </w:p>
    <w:p w14:paraId="41A1ABB5" w14:textId="77777777" w:rsidR="00B31B3C" w:rsidRPr="00274CA2" w:rsidRDefault="00B31B3C">
      <w:pPr>
        <w:rPr>
          <w:lang w:val="en-CA"/>
        </w:rPr>
      </w:pPr>
    </w:p>
    <w:p w14:paraId="7C2D4E08" w14:textId="77777777" w:rsidR="00B31B3C" w:rsidRDefault="00B31B3C">
      <w:pPr>
        <w:rPr>
          <w:b/>
          <w:bCs/>
          <w:sz w:val="24"/>
          <w:szCs w:val="24"/>
          <w:lang w:val="en-CA"/>
        </w:rPr>
      </w:pPr>
      <w:r>
        <w:rPr>
          <w:b/>
          <w:bCs/>
          <w:sz w:val="24"/>
          <w:szCs w:val="24"/>
          <w:lang w:val="en-CA"/>
        </w:rPr>
        <w:br w:type="page"/>
      </w:r>
    </w:p>
    <w:p w14:paraId="172A0CC1" w14:textId="487A65A9" w:rsidR="00FB72CA" w:rsidRPr="003E1E74" w:rsidRDefault="00FB72CA" w:rsidP="00860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120"/>
        <w:rPr>
          <w:b/>
          <w:bCs/>
          <w:sz w:val="24"/>
          <w:szCs w:val="24"/>
          <w:lang w:val="en-CA"/>
        </w:rPr>
      </w:pPr>
      <w:r w:rsidRPr="003E1E74">
        <w:rPr>
          <w:b/>
          <w:bCs/>
          <w:sz w:val="24"/>
          <w:szCs w:val="24"/>
          <w:lang w:val="en-CA"/>
        </w:rPr>
        <w:lastRenderedPageBreak/>
        <w:t xml:space="preserve">Issue </w:t>
      </w:r>
      <w:r w:rsidR="000F3B18">
        <w:rPr>
          <w:b/>
          <w:bCs/>
          <w:sz w:val="24"/>
          <w:szCs w:val="24"/>
          <w:lang w:val="en-CA"/>
        </w:rPr>
        <w:t>4</w:t>
      </w:r>
      <w:r w:rsidRPr="003E1E74">
        <w:rPr>
          <w:b/>
          <w:bCs/>
          <w:sz w:val="24"/>
          <w:szCs w:val="24"/>
          <w:lang w:val="en-CA"/>
        </w:rPr>
        <w:t xml:space="preserve">. Left </w:t>
      </w:r>
      <w:r w:rsidR="00F70282" w:rsidRPr="003E1E74">
        <w:rPr>
          <w:b/>
          <w:bCs/>
          <w:sz w:val="24"/>
          <w:szCs w:val="24"/>
          <w:lang w:val="en-CA"/>
        </w:rPr>
        <w:t>menu</w:t>
      </w:r>
    </w:p>
    <w:p w14:paraId="2221587F" w14:textId="67C9DE18" w:rsidR="00D417CE" w:rsidRPr="005A0F89" w:rsidRDefault="00385EED" w:rsidP="00385EED">
      <w:pPr>
        <w:pStyle w:val="ListParagraph"/>
        <w:numPr>
          <w:ilvl w:val="0"/>
          <w:numId w:val="2"/>
        </w:numPr>
        <w:spacing w:after="120"/>
        <w:contextualSpacing w:val="0"/>
        <w:rPr>
          <w:color w:val="FF0000"/>
          <w:sz w:val="24"/>
          <w:szCs w:val="24"/>
          <w:lang w:val="en-CA"/>
        </w:rPr>
      </w:pPr>
      <w:r w:rsidRPr="005A0F89">
        <w:rPr>
          <w:color w:val="FF0000"/>
          <w:sz w:val="24"/>
          <w:szCs w:val="24"/>
          <w:lang w:val="en-CA"/>
        </w:rPr>
        <w:t xml:space="preserve"> Jonathan (2020-09-06): </w:t>
      </w:r>
      <w:r w:rsidR="000F3B18" w:rsidRPr="005A0F89">
        <w:rPr>
          <w:color w:val="FF0000"/>
          <w:sz w:val="24"/>
          <w:szCs w:val="24"/>
          <w:lang w:val="en-CA"/>
        </w:rPr>
        <w:t>I think that</w:t>
      </w:r>
      <w:r w:rsidR="00FB72CA" w:rsidRPr="005A0F89">
        <w:rPr>
          <w:color w:val="FF0000"/>
          <w:sz w:val="24"/>
          <w:szCs w:val="24"/>
          <w:lang w:val="en-CA"/>
        </w:rPr>
        <w:t xml:space="preserve"> title of the left menu (highlighted here) </w:t>
      </w:r>
      <w:r w:rsidR="00F70282" w:rsidRPr="005A0F89">
        <w:rPr>
          <w:color w:val="FF0000"/>
          <w:sz w:val="24"/>
          <w:szCs w:val="24"/>
          <w:lang w:val="en-CA"/>
        </w:rPr>
        <w:t>serves no apparent purpose</w:t>
      </w:r>
      <w:r w:rsidR="000F3B18" w:rsidRPr="005A0F89">
        <w:rPr>
          <w:color w:val="FF0000"/>
          <w:sz w:val="24"/>
          <w:szCs w:val="24"/>
          <w:lang w:val="en-CA"/>
        </w:rPr>
        <w:t xml:space="preserve"> and could be removed. </w:t>
      </w:r>
      <w:r w:rsidR="00F70282" w:rsidRPr="005A0F89">
        <w:rPr>
          <w:color w:val="FF0000"/>
          <w:sz w:val="24"/>
          <w:szCs w:val="24"/>
          <w:lang w:val="en-CA"/>
        </w:rPr>
        <w:t>The first menu item could then be shifted upward to align with the text</w:t>
      </w:r>
      <w:r w:rsidR="000F3B18" w:rsidRPr="005A0F89">
        <w:rPr>
          <w:color w:val="FF0000"/>
          <w:sz w:val="24"/>
          <w:szCs w:val="24"/>
          <w:lang w:val="en-CA"/>
        </w:rPr>
        <w:t>/title</w:t>
      </w:r>
      <w:r w:rsidR="00F70282" w:rsidRPr="005A0F89">
        <w:rPr>
          <w:color w:val="FF0000"/>
          <w:sz w:val="24"/>
          <w:szCs w:val="24"/>
          <w:lang w:val="en-CA"/>
        </w:rPr>
        <w:t xml:space="preserve"> on the right.</w:t>
      </w:r>
    </w:p>
    <w:p w14:paraId="5D2E388E" w14:textId="63E0AF1A" w:rsidR="00F70282" w:rsidRDefault="003E1E74" w:rsidP="00385EED">
      <w:pPr>
        <w:spacing w:after="120"/>
        <w:rPr>
          <w:lang w:val="en-CA"/>
        </w:rPr>
      </w:pPr>
      <w:r w:rsidRPr="003E1E74">
        <w:rPr>
          <w:noProof/>
          <w:sz w:val="24"/>
          <w:szCs w:val="24"/>
          <w:lang w:val="en-CA"/>
        </w:rPr>
        <w:drawing>
          <wp:anchor distT="0" distB="0" distL="114300" distR="114300" simplePos="0" relativeHeight="251661312" behindDoc="0" locked="0" layoutInCell="1" allowOverlap="1" wp14:anchorId="2BCFE992" wp14:editId="501C939C">
            <wp:simplePos x="0" y="0"/>
            <wp:positionH relativeFrom="column">
              <wp:posOffset>22860</wp:posOffset>
            </wp:positionH>
            <wp:positionV relativeFrom="paragraph">
              <wp:posOffset>81280</wp:posOffset>
            </wp:positionV>
            <wp:extent cx="6858000" cy="256095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D2CC8E" w14:textId="66FE3854" w:rsidR="00F70282" w:rsidRDefault="00F70282" w:rsidP="00385EED">
      <w:pPr>
        <w:spacing w:after="120"/>
        <w:rPr>
          <w:lang w:val="en-CA"/>
        </w:rPr>
      </w:pPr>
    </w:p>
    <w:p w14:paraId="41C3D910" w14:textId="116B1FE5" w:rsidR="00F70282" w:rsidRDefault="00F70282" w:rsidP="00385EED">
      <w:pPr>
        <w:spacing w:after="120"/>
        <w:rPr>
          <w:lang w:val="en-CA"/>
        </w:rPr>
      </w:pPr>
    </w:p>
    <w:p w14:paraId="55B348F1" w14:textId="5A021A98" w:rsidR="00F70282" w:rsidRDefault="00F70282" w:rsidP="00385EED">
      <w:pPr>
        <w:spacing w:after="120"/>
        <w:rPr>
          <w:lang w:val="en-CA"/>
        </w:rPr>
      </w:pPr>
    </w:p>
    <w:p w14:paraId="1DC31947" w14:textId="60AD8D63" w:rsidR="00F70282" w:rsidRDefault="00F70282" w:rsidP="00385EED">
      <w:pPr>
        <w:spacing w:after="120"/>
        <w:rPr>
          <w:lang w:val="en-CA"/>
        </w:rPr>
      </w:pPr>
    </w:p>
    <w:p w14:paraId="7D15EB93" w14:textId="239F5D2A" w:rsidR="00F70282" w:rsidRDefault="00F70282" w:rsidP="00385EED">
      <w:pPr>
        <w:spacing w:after="120"/>
        <w:rPr>
          <w:lang w:val="en-CA"/>
        </w:rPr>
      </w:pPr>
    </w:p>
    <w:p w14:paraId="33C5DB71" w14:textId="77777777" w:rsidR="00385EED" w:rsidRDefault="00385EED" w:rsidP="00385EED">
      <w:pPr>
        <w:spacing w:after="120"/>
        <w:rPr>
          <w:lang w:val="en-CA"/>
        </w:rPr>
      </w:pPr>
    </w:p>
    <w:p w14:paraId="60C7BAA5" w14:textId="69502EFF" w:rsidR="00F70282" w:rsidRDefault="00F70282" w:rsidP="00385EED">
      <w:pPr>
        <w:spacing w:after="120"/>
        <w:rPr>
          <w:lang w:val="en-CA"/>
        </w:rPr>
      </w:pPr>
    </w:p>
    <w:p w14:paraId="4427CB6C" w14:textId="45B3BF75" w:rsidR="00F70282" w:rsidRDefault="00F70282" w:rsidP="00385EED">
      <w:pPr>
        <w:spacing w:after="120"/>
        <w:rPr>
          <w:lang w:val="en-CA"/>
        </w:rPr>
      </w:pPr>
    </w:p>
    <w:p w14:paraId="1BC4C173" w14:textId="663E195D" w:rsidR="00F70282" w:rsidRDefault="00F70282" w:rsidP="00385EED">
      <w:pPr>
        <w:spacing w:after="120"/>
        <w:rPr>
          <w:lang w:val="en-CA"/>
        </w:rPr>
      </w:pPr>
    </w:p>
    <w:p w14:paraId="775FF4A6" w14:textId="37398BC7" w:rsidR="00F70282" w:rsidRDefault="00F70282" w:rsidP="00385EED">
      <w:pPr>
        <w:spacing w:after="120"/>
        <w:rPr>
          <w:lang w:val="en-CA"/>
        </w:rPr>
      </w:pPr>
    </w:p>
    <w:p w14:paraId="35B4145B" w14:textId="4CB4B3D3" w:rsidR="00F70282" w:rsidRPr="005A0F89" w:rsidRDefault="00385EED" w:rsidP="00385EED">
      <w:pPr>
        <w:pStyle w:val="ListParagraph"/>
        <w:numPr>
          <w:ilvl w:val="0"/>
          <w:numId w:val="2"/>
        </w:numPr>
        <w:spacing w:after="120"/>
        <w:contextualSpacing w:val="0"/>
        <w:rPr>
          <w:color w:val="FF0000"/>
          <w:sz w:val="24"/>
          <w:szCs w:val="24"/>
          <w:lang w:val="en-CA"/>
        </w:rPr>
      </w:pPr>
      <w:r w:rsidRPr="005A0F89">
        <w:rPr>
          <w:color w:val="FF0000"/>
          <w:sz w:val="24"/>
          <w:szCs w:val="24"/>
          <w:lang w:val="en-CA"/>
        </w:rPr>
        <w:t xml:space="preserve">Jonathan (2020-09-06): </w:t>
      </w:r>
      <w:r w:rsidR="000F3B18" w:rsidRPr="005A0F89">
        <w:rPr>
          <w:color w:val="FF0000"/>
          <w:sz w:val="24"/>
          <w:szCs w:val="24"/>
          <w:lang w:val="en-CA"/>
        </w:rPr>
        <w:t>I think that the</w:t>
      </w:r>
      <w:r w:rsidR="00F70282" w:rsidRPr="005A0F89">
        <w:rPr>
          <w:color w:val="FF0000"/>
          <w:sz w:val="24"/>
          <w:szCs w:val="24"/>
          <w:lang w:val="en-CA"/>
        </w:rPr>
        <w:t xml:space="preserve"> left menu text is too small relative to the text on the right. </w:t>
      </w:r>
    </w:p>
    <w:p w14:paraId="39FA20C2" w14:textId="75DFF790" w:rsidR="00F70282" w:rsidRPr="005A0F89" w:rsidRDefault="00385EED" w:rsidP="00385EED">
      <w:pPr>
        <w:pStyle w:val="ListParagraph"/>
        <w:numPr>
          <w:ilvl w:val="0"/>
          <w:numId w:val="2"/>
        </w:numPr>
        <w:spacing w:after="120"/>
        <w:contextualSpacing w:val="0"/>
        <w:rPr>
          <w:color w:val="FF0000"/>
          <w:sz w:val="24"/>
          <w:szCs w:val="24"/>
          <w:lang w:val="en-CA"/>
        </w:rPr>
      </w:pPr>
      <w:r w:rsidRPr="005A0F89">
        <w:rPr>
          <w:color w:val="FF0000"/>
          <w:sz w:val="24"/>
          <w:szCs w:val="24"/>
          <w:lang w:val="en-CA"/>
        </w:rPr>
        <w:t xml:space="preserve">Jonathan (2020-09-06): </w:t>
      </w:r>
      <w:r w:rsidR="00F70282" w:rsidRPr="005A0F89">
        <w:rPr>
          <w:color w:val="FF0000"/>
          <w:sz w:val="24"/>
          <w:szCs w:val="24"/>
          <w:lang w:val="en-CA"/>
        </w:rPr>
        <w:t xml:space="preserve">When you hover on </w:t>
      </w:r>
      <w:r w:rsidR="000F3B18" w:rsidRPr="005A0F89">
        <w:rPr>
          <w:color w:val="FF0000"/>
          <w:sz w:val="24"/>
          <w:szCs w:val="24"/>
          <w:lang w:val="en-CA"/>
        </w:rPr>
        <w:t>a</w:t>
      </w:r>
      <w:r w:rsidR="00F70282" w:rsidRPr="005A0F89">
        <w:rPr>
          <w:color w:val="FF0000"/>
          <w:sz w:val="24"/>
          <w:szCs w:val="24"/>
          <w:lang w:val="en-CA"/>
        </w:rPr>
        <w:t xml:space="preserve"> menu item, </w:t>
      </w:r>
      <w:r w:rsidR="000F3B18" w:rsidRPr="005A0F89">
        <w:rPr>
          <w:color w:val="FF0000"/>
          <w:sz w:val="24"/>
          <w:szCs w:val="24"/>
          <w:lang w:val="en-CA"/>
        </w:rPr>
        <w:t>it</w:t>
      </w:r>
      <w:r w:rsidR="00F70282" w:rsidRPr="005A0F89">
        <w:rPr>
          <w:color w:val="FF0000"/>
          <w:sz w:val="24"/>
          <w:szCs w:val="24"/>
          <w:lang w:val="en-CA"/>
        </w:rPr>
        <w:t xml:space="preserve"> respond awkwardly, in my view. Perhaps </w:t>
      </w:r>
      <w:r w:rsidR="000F3B18" w:rsidRPr="005A0F89">
        <w:rPr>
          <w:color w:val="FF0000"/>
          <w:sz w:val="24"/>
          <w:szCs w:val="24"/>
          <w:lang w:val="en-CA"/>
        </w:rPr>
        <w:t xml:space="preserve">it’s better simply to </w:t>
      </w:r>
      <w:r w:rsidR="00F70282" w:rsidRPr="005A0F89">
        <w:rPr>
          <w:color w:val="FF0000"/>
          <w:sz w:val="24"/>
          <w:szCs w:val="24"/>
          <w:lang w:val="en-CA"/>
        </w:rPr>
        <w:t xml:space="preserve">highlight the </w:t>
      </w:r>
      <w:r w:rsidR="000F3B18" w:rsidRPr="005A0F89">
        <w:rPr>
          <w:color w:val="FF0000"/>
          <w:sz w:val="24"/>
          <w:szCs w:val="24"/>
          <w:lang w:val="en-CA"/>
        </w:rPr>
        <w:t>item</w:t>
      </w:r>
      <w:r w:rsidR="00F70282" w:rsidRPr="005A0F89">
        <w:rPr>
          <w:color w:val="FF0000"/>
          <w:sz w:val="24"/>
          <w:szCs w:val="24"/>
          <w:lang w:val="en-CA"/>
        </w:rPr>
        <w:t>?</w:t>
      </w:r>
    </w:p>
    <w:p w14:paraId="102F96F5" w14:textId="2FBA375F" w:rsidR="00F70282" w:rsidRPr="005A0F89" w:rsidRDefault="00F70282" w:rsidP="00385EED">
      <w:pPr>
        <w:spacing w:after="120"/>
        <w:rPr>
          <w:color w:val="FF0000"/>
          <w:lang w:val="en-CA"/>
        </w:rPr>
      </w:pPr>
    </w:p>
    <w:p w14:paraId="12820D04" w14:textId="735783A7" w:rsidR="00F70282" w:rsidRDefault="00F70282" w:rsidP="00385EED">
      <w:pPr>
        <w:spacing w:after="120"/>
        <w:rPr>
          <w:lang w:val="en-CA"/>
        </w:rPr>
      </w:pPr>
    </w:p>
    <w:p w14:paraId="262D96B4" w14:textId="5D7D80D1" w:rsidR="00F70282" w:rsidRDefault="00F70282" w:rsidP="00385EED">
      <w:pPr>
        <w:spacing w:after="120"/>
        <w:rPr>
          <w:lang w:val="en-CA"/>
        </w:rPr>
      </w:pPr>
    </w:p>
    <w:p w14:paraId="6D0C1A3E" w14:textId="0917812A" w:rsidR="00F70282" w:rsidRDefault="00F70282" w:rsidP="00385EED">
      <w:pPr>
        <w:spacing w:after="120"/>
        <w:rPr>
          <w:lang w:val="en-CA"/>
        </w:rPr>
      </w:pPr>
    </w:p>
    <w:p w14:paraId="68D65677" w14:textId="3299A95E" w:rsidR="000D1657" w:rsidRDefault="000D1657" w:rsidP="00385EED">
      <w:pPr>
        <w:spacing w:after="120"/>
        <w:rPr>
          <w:lang w:val="en-CA"/>
        </w:rPr>
      </w:pPr>
      <w:r>
        <w:rPr>
          <w:lang w:val="en-CA"/>
        </w:rPr>
        <w:br w:type="page"/>
      </w:r>
    </w:p>
    <w:p w14:paraId="05C24D12" w14:textId="44D8F81D" w:rsidR="000D1657" w:rsidRPr="003E1E74" w:rsidRDefault="000D1657" w:rsidP="00860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120"/>
        <w:rPr>
          <w:b/>
          <w:bCs/>
          <w:sz w:val="24"/>
          <w:szCs w:val="24"/>
          <w:lang w:val="en-CA"/>
        </w:rPr>
      </w:pPr>
      <w:r w:rsidRPr="003E1E74">
        <w:rPr>
          <w:b/>
          <w:bCs/>
          <w:sz w:val="24"/>
          <w:szCs w:val="24"/>
          <w:lang w:val="en-CA"/>
        </w:rPr>
        <w:lastRenderedPageBreak/>
        <w:t>Issue</w:t>
      </w:r>
      <w:r w:rsidR="00385EED" w:rsidRPr="003E1E74">
        <w:rPr>
          <w:b/>
          <w:bCs/>
          <w:sz w:val="24"/>
          <w:szCs w:val="24"/>
          <w:lang w:val="en-CA"/>
        </w:rPr>
        <w:t xml:space="preserve"> </w:t>
      </w:r>
      <w:r w:rsidR="000F3B18">
        <w:rPr>
          <w:b/>
          <w:bCs/>
          <w:sz w:val="24"/>
          <w:szCs w:val="24"/>
          <w:lang w:val="en-CA"/>
        </w:rPr>
        <w:t>5</w:t>
      </w:r>
      <w:r w:rsidRPr="003E1E74">
        <w:rPr>
          <w:b/>
          <w:bCs/>
          <w:sz w:val="24"/>
          <w:szCs w:val="24"/>
          <w:lang w:val="en-CA"/>
        </w:rPr>
        <w:t>. RECASP homepage</w:t>
      </w:r>
    </w:p>
    <w:p w14:paraId="657B65E8" w14:textId="77777777" w:rsidR="00385EED" w:rsidRPr="00385EED" w:rsidRDefault="00385EED" w:rsidP="00385EED">
      <w:pPr>
        <w:spacing w:before="100" w:beforeAutospacing="1" w:after="100" w:afterAutospacing="1" w:line="240" w:lineRule="auto"/>
        <w:outlineLvl w:val="0"/>
        <w:rPr>
          <w:rFonts w:ascii="Calibri" w:eastAsia="Times New Roman" w:hAnsi="Calibri" w:cs="Calibri"/>
          <w:b/>
          <w:bCs/>
          <w:kern w:val="36"/>
          <w:sz w:val="48"/>
          <w:szCs w:val="48"/>
          <w:lang w:val="en-CA" w:eastAsia="en-CA"/>
        </w:rPr>
      </w:pPr>
      <w:r w:rsidRPr="00385EED">
        <w:rPr>
          <w:rFonts w:ascii="Calibri" w:eastAsia="Times New Roman" w:hAnsi="Calibri" w:cs="Calibri"/>
          <w:b/>
          <w:bCs/>
          <w:kern w:val="36"/>
          <w:sz w:val="48"/>
          <w:szCs w:val="48"/>
          <w:lang w:val="en-CA" w:eastAsia="en-CA"/>
        </w:rPr>
        <w:t>Review of Capital as Power</w:t>
      </w:r>
    </w:p>
    <w:p w14:paraId="0215DF2C" w14:textId="752539F5" w:rsidR="000F3B18" w:rsidRPr="000F3B18" w:rsidRDefault="000F3B18" w:rsidP="000F3B18">
      <w:pPr>
        <w:pStyle w:val="ListParagraph"/>
        <w:numPr>
          <w:ilvl w:val="0"/>
          <w:numId w:val="4"/>
        </w:numPr>
        <w:spacing w:after="120"/>
        <w:contextualSpacing w:val="0"/>
        <w:rPr>
          <w:color w:val="FF0000"/>
          <w:sz w:val="24"/>
          <w:szCs w:val="24"/>
          <w:lang w:val="en-CA"/>
        </w:rPr>
      </w:pPr>
      <w:bookmarkStart w:id="0" w:name="_Hlk50467824"/>
      <w:r w:rsidRPr="000F3B18">
        <w:rPr>
          <w:color w:val="FF0000"/>
          <w:sz w:val="24"/>
          <w:szCs w:val="24"/>
          <w:lang w:val="en-CA"/>
        </w:rPr>
        <w:t xml:space="preserve">Jonathan (2020-09-06): </w:t>
      </w:r>
      <w:r>
        <w:rPr>
          <w:color w:val="FF0000"/>
          <w:sz w:val="24"/>
          <w:szCs w:val="24"/>
          <w:lang w:val="en-CA"/>
        </w:rPr>
        <w:t>There are several small but substantive issues here.</w:t>
      </w:r>
      <w:r w:rsidRPr="000F3B18">
        <w:rPr>
          <w:color w:val="FF0000"/>
          <w:sz w:val="24"/>
          <w:szCs w:val="24"/>
          <w:lang w:val="en-CA"/>
        </w:rPr>
        <w:t xml:space="preserve"> (1) </w:t>
      </w:r>
      <w:r>
        <w:rPr>
          <w:color w:val="FF0000"/>
          <w:sz w:val="24"/>
          <w:szCs w:val="24"/>
          <w:lang w:val="en-CA"/>
        </w:rPr>
        <w:t>As I see it, CasP rejects disciplinary divisions</w:t>
      </w:r>
      <w:r w:rsidR="005A0F89">
        <w:rPr>
          <w:color w:val="FF0000"/>
          <w:sz w:val="24"/>
          <w:szCs w:val="24"/>
          <w:lang w:val="en-CA"/>
        </w:rPr>
        <w:t xml:space="preserve"> when it comes to capital, so “non-disciplinary” might be more accurate than “interdisciplinary”; (2)</w:t>
      </w:r>
      <w:r>
        <w:rPr>
          <w:color w:val="FF0000"/>
          <w:sz w:val="24"/>
          <w:szCs w:val="24"/>
          <w:lang w:val="en-CA"/>
        </w:rPr>
        <w:t xml:space="preserve"> </w:t>
      </w:r>
      <w:r w:rsidRPr="000F3B18">
        <w:rPr>
          <w:color w:val="FF0000"/>
          <w:sz w:val="24"/>
          <w:szCs w:val="24"/>
          <w:lang w:val="en-CA"/>
        </w:rPr>
        <w:t>property rights are only one dimension of capitalized power; (</w:t>
      </w:r>
      <w:r w:rsidR="005A0F89">
        <w:rPr>
          <w:color w:val="FF0000"/>
          <w:sz w:val="24"/>
          <w:szCs w:val="24"/>
          <w:lang w:val="en-CA"/>
        </w:rPr>
        <w:t>3</w:t>
      </w:r>
      <w:r w:rsidRPr="000F3B18">
        <w:rPr>
          <w:color w:val="FF0000"/>
          <w:sz w:val="24"/>
          <w:szCs w:val="24"/>
          <w:lang w:val="en-CA"/>
        </w:rPr>
        <w:t xml:space="preserve">) the power emphasis should relate not only to capital but also to capitalism as a whole. </w:t>
      </w:r>
      <w:r w:rsidR="005A0F89">
        <w:rPr>
          <w:color w:val="FF0000"/>
          <w:sz w:val="24"/>
          <w:szCs w:val="24"/>
          <w:lang w:val="en-CA"/>
        </w:rPr>
        <w:t>These issues inform my suggestions for the paragraph below</w:t>
      </w:r>
      <w:r>
        <w:rPr>
          <w:color w:val="FF0000"/>
          <w:sz w:val="24"/>
          <w:szCs w:val="24"/>
          <w:lang w:val="en-CA"/>
        </w:rPr>
        <w:t>:</w:t>
      </w:r>
    </w:p>
    <w:p w14:paraId="765BC272" w14:textId="49FF68D9" w:rsidR="00AA3034" w:rsidRDefault="00AA3034" w:rsidP="00AA3034">
      <w:pPr>
        <w:pStyle w:val="NormalWeb"/>
        <w:rPr>
          <w:sz w:val="27"/>
          <w:szCs w:val="27"/>
        </w:rPr>
      </w:pPr>
      <w:r>
        <w:rPr>
          <w:sz w:val="27"/>
          <w:szCs w:val="27"/>
        </w:rPr>
        <w:t xml:space="preserve">The </w:t>
      </w:r>
      <w:r>
        <w:rPr>
          <w:rStyle w:val="Emphasis"/>
          <w:sz w:val="27"/>
          <w:szCs w:val="27"/>
        </w:rPr>
        <w:t>Review of Capital as Power</w:t>
      </w:r>
      <w:r>
        <w:rPr>
          <w:sz w:val="27"/>
          <w:szCs w:val="27"/>
        </w:rPr>
        <w:t xml:space="preserve"> (</w:t>
      </w:r>
      <w:r>
        <w:rPr>
          <w:rStyle w:val="Emphasis"/>
          <w:sz w:val="27"/>
          <w:szCs w:val="27"/>
        </w:rPr>
        <w:t>RECASP</w:t>
      </w:r>
      <w:r>
        <w:rPr>
          <w:sz w:val="27"/>
          <w:szCs w:val="27"/>
        </w:rPr>
        <w:t xml:space="preserve">) is an </w:t>
      </w:r>
      <w:del w:id="1" w:author="Jonathan Nitzan" w:date="2020-09-08T14:35:00Z">
        <w:r w:rsidDel="00A20A2E">
          <w:rPr>
            <w:sz w:val="27"/>
            <w:szCs w:val="27"/>
          </w:rPr>
          <w:delText>interdisciplinary</w:delText>
        </w:r>
      </w:del>
      <w:ins w:id="2" w:author="Jonathan Nitzan" w:date="2020-09-08T14:35:00Z">
        <w:r>
          <w:rPr>
            <w:sz w:val="27"/>
            <w:szCs w:val="27"/>
          </w:rPr>
          <w:t>non-disciplinary</w:t>
        </w:r>
      </w:ins>
      <w:r>
        <w:rPr>
          <w:sz w:val="27"/>
          <w:szCs w:val="27"/>
        </w:rPr>
        <w:t>, peer-reviewed journal dedicated to the study of capital and capitalism. The journal invites contributions that engage with the idea</w:t>
      </w:r>
      <w:ins w:id="3" w:author="Jonathan Nitzan" w:date="2020-09-08T14:36:00Z">
        <w:r>
          <w:rPr>
            <w:sz w:val="27"/>
            <w:szCs w:val="27"/>
          </w:rPr>
          <w:t xml:space="preserve"> of ‘capital </w:t>
        </w:r>
        <w:r>
          <w:rPr>
            <w:i/>
            <w:iCs/>
            <w:sz w:val="27"/>
            <w:szCs w:val="27"/>
          </w:rPr>
          <w:t>as</w:t>
        </w:r>
        <w:r>
          <w:rPr>
            <w:sz w:val="27"/>
            <w:szCs w:val="27"/>
          </w:rPr>
          <w:t xml:space="preserve"> power’ – namely</w:t>
        </w:r>
      </w:ins>
      <w:r w:rsidR="005A0F89">
        <w:rPr>
          <w:sz w:val="27"/>
          <w:szCs w:val="27"/>
        </w:rPr>
        <w:t>,</w:t>
      </w:r>
      <w:ins w:id="4" w:author="Jonathan Nitzan" w:date="2020-09-08T14:36:00Z">
        <w:r>
          <w:rPr>
            <w:sz w:val="27"/>
            <w:szCs w:val="27"/>
          </w:rPr>
          <w:t xml:space="preserve"> the notion that capital is a symbolic quantification of organized power, and that capitalism as a whole can be </w:t>
        </w:r>
      </w:ins>
      <w:ins w:id="5" w:author="Jonathan Nitzan" w:date="2020-09-08T15:42:00Z">
        <w:r>
          <w:rPr>
            <w:sz w:val="27"/>
            <w:szCs w:val="27"/>
          </w:rPr>
          <w:t>studied</w:t>
        </w:r>
      </w:ins>
      <w:ins w:id="6" w:author="Jonathan Nitzan" w:date="2020-09-08T14:36:00Z">
        <w:r>
          <w:rPr>
            <w:sz w:val="27"/>
            <w:szCs w:val="27"/>
          </w:rPr>
          <w:t xml:space="preserve"> as a mode of power</w:t>
        </w:r>
      </w:ins>
      <w:del w:id="7" w:author="Jonathan Nitzan" w:date="2020-09-08T14:36:00Z">
        <w:r w:rsidDel="00A20A2E">
          <w:rPr>
            <w:sz w:val="27"/>
            <w:szCs w:val="27"/>
          </w:rPr>
          <w:delText xml:space="preserve"> that capital is </w:delText>
        </w:r>
        <w:r w:rsidDel="00A20A2E">
          <w:rPr>
            <w:rStyle w:val="Emphasis"/>
            <w:sz w:val="27"/>
            <w:szCs w:val="27"/>
          </w:rPr>
          <w:delText>power</w:delText>
        </w:r>
        <w:r w:rsidDel="00A20A2E">
          <w:rPr>
            <w:sz w:val="27"/>
            <w:szCs w:val="27"/>
          </w:rPr>
          <w:delText xml:space="preserve"> — a symbolic quantification of property rights</w:delText>
        </w:r>
      </w:del>
      <w:r>
        <w:rPr>
          <w:sz w:val="27"/>
          <w:szCs w:val="27"/>
        </w:rPr>
        <w:t>. Both empirical and theoretical research are welcome.</w:t>
      </w:r>
    </w:p>
    <w:bookmarkEnd w:id="0"/>
    <w:p w14:paraId="67D56D9C" w14:textId="0A2A9305" w:rsidR="00740A07" w:rsidRPr="005A0F89" w:rsidRDefault="00740A07" w:rsidP="00740A07">
      <w:pPr>
        <w:pStyle w:val="ListParagraph"/>
        <w:numPr>
          <w:ilvl w:val="0"/>
          <w:numId w:val="4"/>
        </w:numPr>
        <w:spacing w:after="120"/>
        <w:contextualSpacing w:val="0"/>
        <w:rPr>
          <w:color w:val="FF0000"/>
          <w:sz w:val="24"/>
          <w:szCs w:val="24"/>
          <w:lang w:val="en-CA"/>
        </w:rPr>
      </w:pPr>
      <w:r w:rsidRPr="005A0F89">
        <w:rPr>
          <w:color w:val="FF0000"/>
          <w:sz w:val="24"/>
          <w:szCs w:val="24"/>
          <w:lang w:val="en-CA"/>
        </w:rPr>
        <w:t xml:space="preserve">Jonathan (2020-09-06): perhaps </w:t>
      </w:r>
      <w:r w:rsidR="00AA3034" w:rsidRPr="005A0F89">
        <w:rPr>
          <w:color w:val="FF0000"/>
          <w:sz w:val="24"/>
          <w:szCs w:val="24"/>
          <w:lang w:val="en-CA"/>
        </w:rPr>
        <w:t>add your email</w:t>
      </w:r>
      <w:r w:rsidRPr="005A0F89">
        <w:rPr>
          <w:color w:val="FF0000"/>
          <w:sz w:val="24"/>
          <w:szCs w:val="24"/>
          <w:lang w:val="en-CA"/>
        </w:rPr>
        <w:t xml:space="preserve"> ?</w:t>
      </w:r>
    </w:p>
    <w:p w14:paraId="653E8089" w14:textId="1B8A701F" w:rsidR="00666428" w:rsidRDefault="00740A07" w:rsidP="00385EED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7"/>
          <w:szCs w:val="27"/>
          <w:lang w:val="en-CA" w:eastAsia="en-CA"/>
        </w:rPr>
      </w:pPr>
      <w:r w:rsidRPr="00740A07">
        <w:rPr>
          <w:rFonts w:ascii="Calibri" w:eastAsia="Times New Roman" w:hAnsi="Calibri" w:cs="Calibri"/>
          <w:noProof/>
          <w:sz w:val="27"/>
          <w:szCs w:val="27"/>
          <w:lang w:val="en-CA" w:eastAsia="en-CA"/>
        </w:rPr>
        <w:drawing>
          <wp:anchor distT="0" distB="0" distL="114300" distR="114300" simplePos="0" relativeHeight="251666432" behindDoc="0" locked="0" layoutInCell="1" allowOverlap="1" wp14:anchorId="73126CCA" wp14:editId="7895E40C">
            <wp:simplePos x="0" y="0"/>
            <wp:positionH relativeFrom="column">
              <wp:posOffset>124693</wp:posOffset>
            </wp:positionH>
            <wp:positionV relativeFrom="paragraph">
              <wp:posOffset>68580</wp:posOffset>
            </wp:positionV>
            <wp:extent cx="1328747" cy="766768"/>
            <wp:effectExtent l="57150" t="0" r="62230" b="1098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747" cy="766768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72B42" w14:textId="28FC20A4" w:rsidR="00740A07" w:rsidRDefault="00740A07" w:rsidP="00385EED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7"/>
          <w:szCs w:val="27"/>
          <w:lang w:val="en-CA" w:eastAsia="en-CA"/>
        </w:rPr>
      </w:pPr>
    </w:p>
    <w:p w14:paraId="6B7D0313" w14:textId="77777777" w:rsidR="00740A07" w:rsidRPr="00385EED" w:rsidRDefault="00740A07" w:rsidP="00385EED">
      <w:pPr>
        <w:spacing w:before="100" w:beforeAutospacing="1" w:after="100" w:afterAutospacing="1" w:line="240" w:lineRule="auto"/>
        <w:rPr>
          <w:rFonts w:ascii="Calibri" w:eastAsia="Times New Roman" w:hAnsi="Calibri" w:cs="Calibri"/>
          <w:sz w:val="27"/>
          <w:szCs w:val="27"/>
          <w:lang w:val="en-CA" w:eastAsia="en-CA"/>
        </w:rPr>
      </w:pPr>
    </w:p>
    <w:p w14:paraId="37F23AB2" w14:textId="42C66099" w:rsidR="0009347F" w:rsidRPr="005A0F89" w:rsidRDefault="0009347F" w:rsidP="0009347F">
      <w:pPr>
        <w:pStyle w:val="ListParagraph"/>
        <w:numPr>
          <w:ilvl w:val="0"/>
          <w:numId w:val="4"/>
        </w:numPr>
        <w:spacing w:after="120"/>
        <w:contextualSpacing w:val="0"/>
        <w:rPr>
          <w:color w:val="FF0000"/>
          <w:sz w:val="24"/>
          <w:szCs w:val="24"/>
          <w:lang w:val="en-CA"/>
        </w:rPr>
      </w:pPr>
      <w:r w:rsidRPr="005A0F89">
        <w:rPr>
          <w:color w:val="FF0000"/>
          <w:sz w:val="24"/>
          <w:szCs w:val="24"/>
          <w:lang w:val="en-CA"/>
        </w:rPr>
        <w:t xml:space="preserve">Jonathan (2020-09-06): The </w:t>
      </w:r>
      <w:r w:rsidR="004E3BD2" w:rsidRPr="005A0F89">
        <w:rPr>
          <w:color w:val="FF0000"/>
          <w:sz w:val="24"/>
          <w:szCs w:val="24"/>
          <w:lang w:val="en-CA"/>
        </w:rPr>
        <w:t xml:space="preserve">two </w:t>
      </w:r>
      <w:r w:rsidRPr="005A0F89">
        <w:rPr>
          <w:color w:val="FF0000"/>
          <w:sz w:val="24"/>
          <w:szCs w:val="24"/>
          <w:lang w:val="en-CA"/>
        </w:rPr>
        <w:t xml:space="preserve">bullets </w:t>
      </w:r>
      <w:r w:rsidR="004E3BD2" w:rsidRPr="005A0F89">
        <w:rPr>
          <w:color w:val="FF0000"/>
          <w:sz w:val="24"/>
          <w:szCs w:val="24"/>
          <w:lang w:val="en-CA"/>
        </w:rPr>
        <w:t xml:space="preserve">below the introduction </w:t>
      </w:r>
      <w:r w:rsidRPr="005A0F89">
        <w:rPr>
          <w:color w:val="FF0000"/>
          <w:sz w:val="24"/>
          <w:szCs w:val="24"/>
          <w:lang w:val="en-CA"/>
        </w:rPr>
        <w:t>are available on the left menu. Should they be replicated here?</w:t>
      </w:r>
    </w:p>
    <w:p w14:paraId="346780E2" w14:textId="60077FD8" w:rsidR="00666428" w:rsidRDefault="00666428" w:rsidP="00385EED">
      <w:pPr>
        <w:spacing w:after="120"/>
        <w:rPr>
          <w:lang w:val="en-CA"/>
        </w:rPr>
      </w:pPr>
      <w:r w:rsidRPr="0009347F">
        <w:rPr>
          <w:noProof/>
          <w:lang w:val="en-CA"/>
        </w:rPr>
        <w:drawing>
          <wp:anchor distT="0" distB="0" distL="114300" distR="114300" simplePos="0" relativeHeight="251663360" behindDoc="0" locked="0" layoutInCell="1" allowOverlap="1" wp14:anchorId="66D93D5B" wp14:editId="4BB9E849">
            <wp:simplePos x="0" y="0"/>
            <wp:positionH relativeFrom="column">
              <wp:posOffset>57150</wp:posOffset>
            </wp:positionH>
            <wp:positionV relativeFrom="paragraph">
              <wp:posOffset>33655</wp:posOffset>
            </wp:positionV>
            <wp:extent cx="1672099" cy="2053738"/>
            <wp:effectExtent l="57150" t="0" r="61595" b="1181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099" cy="2053738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64DDBF" w14:textId="526139D6" w:rsidR="00666428" w:rsidRDefault="00666428" w:rsidP="00385EED">
      <w:pPr>
        <w:spacing w:after="120"/>
        <w:rPr>
          <w:lang w:val="en-CA"/>
        </w:rPr>
      </w:pPr>
    </w:p>
    <w:p w14:paraId="406A63C5" w14:textId="0F1DE9FA" w:rsidR="00666428" w:rsidRDefault="00666428" w:rsidP="00385EED">
      <w:pPr>
        <w:spacing w:after="120"/>
        <w:rPr>
          <w:lang w:val="en-CA"/>
        </w:rPr>
      </w:pPr>
    </w:p>
    <w:p w14:paraId="3C038A71" w14:textId="079CBC42" w:rsidR="00666428" w:rsidRDefault="00666428" w:rsidP="00385EED">
      <w:pPr>
        <w:spacing w:after="120"/>
        <w:rPr>
          <w:lang w:val="en-CA"/>
        </w:rPr>
      </w:pPr>
    </w:p>
    <w:p w14:paraId="10B091A5" w14:textId="6302C32A" w:rsidR="00666428" w:rsidRDefault="00666428" w:rsidP="00385EED">
      <w:pPr>
        <w:spacing w:after="120"/>
        <w:rPr>
          <w:lang w:val="en-CA"/>
        </w:rPr>
      </w:pPr>
    </w:p>
    <w:p w14:paraId="29F153C9" w14:textId="526E1749" w:rsidR="00666428" w:rsidRDefault="00666428" w:rsidP="00385EED">
      <w:pPr>
        <w:spacing w:after="120"/>
        <w:rPr>
          <w:lang w:val="en-CA"/>
        </w:rPr>
      </w:pPr>
    </w:p>
    <w:p w14:paraId="6060CC55" w14:textId="77777777" w:rsidR="00666428" w:rsidRDefault="00666428" w:rsidP="00385EED">
      <w:pPr>
        <w:spacing w:after="120"/>
        <w:rPr>
          <w:lang w:val="en-CA"/>
        </w:rPr>
      </w:pPr>
    </w:p>
    <w:p w14:paraId="1AC65B4E" w14:textId="01AC52C8" w:rsidR="00666428" w:rsidRDefault="00666428" w:rsidP="00385EED">
      <w:pPr>
        <w:spacing w:after="120"/>
        <w:rPr>
          <w:lang w:val="en-CA"/>
        </w:rPr>
      </w:pPr>
    </w:p>
    <w:p w14:paraId="7041493A" w14:textId="4FC7FAF2" w:rsidR="00666428" w:rsidRDefault="00666428" w:rsidP="00385EED">
      <w:pPr>
        <w:spacing w:after="120"/>
        <w:rPr>
          <w:lang w:val="en-CA"/>
        </w:rPr>
      </w:pPr>
    </w:p>
    <w:p w14:paraId="06B798F0" w14:textId="139D379B" w:rsidR="004E3BD2" w:rsidRPr="005A0F89" w:rsidRDefault="004E3BD2" w:rsidP="004E3BD2">
      <w:pPr>
        <w:pStyle w:val="ListParagraph"/>
        <w:numPr>
          <w:ilvl w:val="0"/>
          <w:numId w:val="4"/>
        </w:numPr>
        <w:spacing w:after="120"/>
        <w:contextualSpacing w:val="0"/>
        <w:rPr>
          <w:color w:val="FF0000"/>
          <w:sz w:val="24"/>
          <w:szCs w:val="24"/>
          <w:lang w:val="en-CA"/>
        </w:rPr>
      </w:pPr>
      <w:r w:rsidRPr="005A0F89">
        <w:rPr>
          <w:color w:val="FF0000"/>
          <w:sz w:val="24"/>
          <w:szCs w:val="24"/>
          <w:lang w:val="en-CA"/>
        </w:rPr>
        <w:t>Jonathan (2020-09-06)</w:t>
      </w:r>
      <w:r w:rsidR="005E5950" w:rsidRPr="005A0F89">
        <w:rPr>
          <w:color w:val="FF0000"/>
          <w:sz w:val="24"/>
          <w:szCs w:val="24"/>
          <w:lang w:val="en-CA"/>
        </w:rPr>
        <w:t xml:space="preserve">: Perhaps </w:t>
      </w:r>
      <w:r w:rsidR="00E540EE">
        <w:rPr>
          <w:color w:val="FF0000"/>
          <w:sz w:val="24"/>
          <w:szCs w:val="24"/>
          <w:lang w:val="en-CA"/>
        </w:rPr>
        <w:t xml:space="preserve">consider being </w:t>
      </w:r>
      <w:r w:rsidR="005E5950" w:rsidRPr="005A0F89">
        <w:rPr>
          <w:color w:val="FF0000"/>
          <w:sz w:val="24"/>
          <w:szCs w:val="24"/>
          <w:lang w:val="en-CA"/>
        </w:rPr>
        <w:t xml:space="preserve">more precise/legalistic here: </w:t>
      </w:r>
    </w:p>
    <w:p w14:paraId="6A98D1EF" w14:textId="6C8F5178" w:rsidR="004E3BD2" w:rsidRPr="005A0F89" w:rsidRDefault="004E3BD2" w:rsidP="004E3BD2">
      <w:pPr>
        <w:pStyle w:val="ListParagraph"/>
        <w:spacing w:after="120"/>
        <w:ind w:left="360"/>
        <w:contextualSpacing w:val="0"/>
        <w:rPr>
          <w:color w:val="FF0000"/>
          <w:sz w:val="24"/>
          <w:szCs w:val="24"/>
          <w:lang w:val="en-CA"/>
        </w:rPr>
      </w:pPr>
      <w:r w:rsidRPr="005A0F89">
        <w:rPr>
          <w:color w:val="FF0000"/>
          <w:sz w:val="24"/>
          <w:szCs w:val="24"/>
          <w:lang w:val="en-CA"/>
        </w:rPr>
        <w:t>&lt;Articles are published as Open</w:t>
      </w:r>
      <w:r w:rsidR="005E5950" w:rsidRPr="005A0F89">
        <w:rPr>
          <w:color w:val="FF0000"/>
          <w:sz w:val="24"/>
          <w:szCs w:val="24"/>
          <w:lang w:val="en-CA"/>
        </w:rPr>
        <w:t xml:space="preserve"> </w:t>
      </w:r>
      <w:r w:rsidRPr="005A0F89">
        <w:rPr>
          <w:color w:val="FF0000"/>
          <w:sz w:val="24"/>
          <w:szCs w:val="24"/>
          <w:lang w:val="en-CA"/>
        </w:rPr>
        <w:t>Access under the Creative</w:t>
      </w:r>
      <w:r w:rsidR="00666428" w:rsidRPr="005A0F89">
        <w:rPr>
          <w:color w:val="FF0000"/>
          <w:sz w:val="24"/>
          <w:szCs w:val="24"/>
          <w:lang w:val="en-CA"/>
        </w:rPr>
        <w:t xml:space="preserve"> </w:t>
      </w:r>
      <w:r w:rsidRPr="005A0F89">
        <w:rPr>
          <w:color w:val="FF0000"/>
          <w:sz w:val="24"/>
          <w:szCs w:val="24"/>
          <w:lang w:val="en-CA"/>
        </w:rPr>
        <w:t>Commons licence (Attribution-NonCommercial-NoDerivatives 4.0 International (CC BY-NC-ND 4.0)&gt;</w:t>
      </w:r>
    </w:p>
    <w:p w14:paraId="034B28E9" w14:textId="0844F059" w:rsidR="004E3BD2" w:rsidRPr="005A0F89" w:rsidRDefault="005E5950" w:rsidP="004E3BD2">
      <w:pPr>
        <w:pStyle w:val="ListParagraph"/>
        <w:spacing w:after="120"/>
        <w:ind w:left="360"/>
        <w:contextualSpacing w:val="0"/>
        <w:rPr>
          <w:color w:val="FF0000"/>
          <w:sz w:val="24"/>
          <w:szCs w:val="24"/>
          <w:lang w:val="en-CA"/>
        </w:rPr>
      </w:pPr>
      <w:r w:rsidRPr="005A0F89">
        <w:rPr>
          <w:color w:val="FF0000"/>
          <w:sz w:val="24"/>
          <w:szCs w:val="24"/>
          <w:lang w:val="en-CA"/>
        </w:rPr>
        <w:t xml:space="preserve">Also, </w:t>
      </w:r>
      <w:r w:rsidR="00E540EE">
        <w:rPr>
          <w:color w:val="FF0000"/>
          <w:sz w:val="24"/>
          <w:szCs w:val="24"/>
          <w:lang w:val="en-CA"/>
        </w:rPr>
        <w:t>maybe hyperlink</w:t>
      </w:r>
      <w:r w:rsidRPr="005A0F89">
        <w:rPr>
          <w:color w:val="FF0000"/>
          <w:sz w:val="24"/>
          <w:szCs w:val="24"/>
          <w:lang w:val="en-CA"/>
        </w:rPr>
        <w:t xml:space="preserve"> to </w:t>
      </w:r>
      <w:r w:rsidR="00E540EE">
        <w:rPr>
          <w:color w:val="FF0000"/>
          <w:sz w:val="24"/>
          <w:szCs w:val="24"/>
          <w:lang w:val="en-CA"/>
        </w:rPr>
        <w:t>the</w:t>
      </w:r>
      <w:r w:rsidRPr="005A0F89">
        <w:rPr>
          <w:color w:val="FF0000"/>
          <w:sz w:val="24"/>
          <w:szCs w:val="24"/>
          <w:lang w:val="en-CA"/>
        </w:rPr>
        <w:t xml:space="preserve"> specific license page</w:t>
      </w:r>
      <w:r w:rsidR="004E3BD2" w:rsidRPr="005A0F89">
        <w:rPr>
          <w:color w:val="FF0000"/>
          <w:sz w:val="24"/>
          <w:szCs w:val="24"/>
          <w:lang w:val="en-CA"/>
        </w:rPr>
        <w:t xml:space="preserve">: </w:t>
      </w:r>
      <w:hyperlink r:id="rId18" w:history="1">
        <w:r w:rsidRPr="005A0F89">
          <w:rPr>
            <w:rStyle w:val="Hyperlink"/>
            <w:color w:val="FF0000"/>
            <w:sz w:val="24"/>
            <w:szCs w:val="24"/>
            <w:lang w:val="en-CA"/>
          </w:rPr>
          <w:t>https://creativecommons.org/licenses/by-nc-nd/4.0/</w:t>
        </w:r>
      </w:hyperlink>
      <w:r w:rsidRPr="005A0F89">
        <w:rPr>
          <w:color w:val="FF0000"/>
          <w:sz w:val="24"/>
          <w:szCs w:val="24"/>
          <w:lang w:val="en-CA"/>
        </w:rPr>
        <w:t xml:space="preserve"> </w:t>
      </w:r>
    </w:p>
    <w:p w14:paraId="0526C2A9" w14:textId="7697B05A" w:rsidR="00C40EC9" w:rsidRDefault="00C40EC9" w:rsidP="00385EED">
      <w:pPr>
        <w:spacing w:after="120"/>
        <w:rPr>
          <w:lang w:val="en-CA"/>
        </w:rPr>
      </w:pPr>
    </w:p>
    <w:p w14:paraId="06311E2B" w14:textId="34556ED9" w:rsidR="00C40EC9" w:rsidRDefault="00E540EE" w:rsidP="00385EED">
      <w:pPr>
        <w:spacing w:after="120"/>
        <w:rPr>
          <w:lang w:val="en-CA"/>
        </w:rPr>
      </w:pPr>
      <w:r w:rsidRPr="004E3BD2">
        <w:rPr>
          <w:noProof/>
          <w:lang w:val="en-CA"/>
        </w:rPr>
        <w:lastRenderedPageBreak/>
        <w:drawing>
          <wp:anchor distT="0" distB="0" distL="114300" distR="114300" simplePos="0" relativeHeight="251662336" behindDoc="0" locked="0" layoutInCell="1" allowOverlap="1" wp14:anchorId="4026748D" wp14:editId="429C6971">
            <wp:simplePos x="0" y="0"/>
            <wp:positionH relativeFrom="column">
              <wp:posOffset>191908</wp:posOffset>
            </wp:positionH>
            <wp:positionV relativeFrom="paragraph">
              <wp:posOffset>53561</wp:posOffset>
            </wp:positionV>
            <wp:extent cx="4962561" cy="738193"/>
            <wp:effectExtent l="57150" t="0" r="47625" b="1193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61" cy="738193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2E7CF" w14:textId="702C9080" w:rsidR="00C40EC9" w:rsidRDefault="00C40EC9" w:rsidP="00385EED">
      <w:pPr>
        <w:spacing w:after="120"/>
        <w:rPr>
          <w:lang w:val="en-CA"/>
        </w:rPr>
      </w:pPr>
    </w:p>
    <w:p w14:paraId="3DDCB560" w14:textId="2E6A99AE" w:rsidR="00C40EC9" w:rsidRDefault="00C40EC9" w:rsidP="00385EED">
      <w:pPr>
        <w:spacing w:after="120"/>
        <w:rPr>
          <w:lang w:val="en-CA"/>
        </w:rPr>
      </w:pPr>
    </w:p>
    <w:p w14:paraId="0C36BA4C" w14:textId="77777777" w:rsidR="00C40EC9" w:rsidRDefault="00C40EC9" w:rsidP="00385EED">
      <w:pPr>
        <w:spacing w:after="120"/>
        <w:rPr>
          <w:lang w:val="en-CA"/>
        </w:rPr>
      </w:pPr>
    </w:p>
    <w:p w14:paraId="61608F91" w14:textId="53DEDC55" w:rsidR="00644537" w:rsidRPr="005A0F89" w:rsidRDefault="00644537" w:rsidP="00644537">
      <w:pPr>
        <w:pStyle w:val="ListParagraph"/>
        <w:numPr>
          <w:ilvl w:val="0"/>
          <w:numId w:val="4"/>
        </w:numPr>
        <w:spacing w:after="120"/>
        <w:contextualSpacing w:val="0"/>
        <w:rPr>
          <w:color w:val="FF0000"/>
          <w:sz w:val="24"/>
          <w:szCs w:val="24"/>
          <w:lang w:val="en-CA"/>
        </w:rPr>
      </w:pPr>
      <w:r w:rsidRPr="005A0F89">
        <w:rPr>
          <w:color w:val="FF0000"/>
          <w:sz w:val="24"/>
          <w:szCs w:val="24"/>
          <w:lang w:val="en-CA"/>
        </w:rPr>
        <w:t xml:space="preserve">Jonathan (2020-09-06): perhaps add volume/issue numbers on the date line? </w:t>
      </w:r>
    </w:p>
    <w:p w14:paraId="48CFEF44" w14:textId="1F48A950" w:rsidR="004E3BD2" w:rsidRDefault="004E3BD2" w:rsidP="00385EED">
      <w:pPr>
        <w:spacing w:after="120"/>
        <w:rPr>
          <w:lang w:val="en-CA"/>
        </w:rPr>
      </w:pPr>
    </w:p>
    <w:p w14:paraId="41942653" w14:textId="0E3752C4" w:rsidR="00644537" w:rsidRDefault="00644537" w:rsidP="00385EED">
      <w:pPr>
        <w:spacing w:after="120"/>
        <w:rPr>
          <w:lang w:val="en-CA"/>
        </w:rPr>
      </w:pPr>
      <w:r w:rsidRPr="00C40EC9">
        <w:rPr>
          <w:noProof/>
          <w:lang w:val="en-CA"/>
        </w:rPr>
        <w:drawing>
          <wp:anchor distT="0" distB="0" distL="114300" distR="114300" simplePos="0" relativeHeight="251665408" behindDoc="0" locked="0" layoutInCell="1" allowOverlap="1" wp14:anchorId="42EFB599" wp14:editId="385399C4">
            <wp:simplePos x="0" y="0"/>
            <wp:positionH relativeFrom="column">
              <wp:posOffset>25346</wp:posOffset>
            </wp:positionH>
            <wp:positionV relativeFrom="paragraph">
              <wp:posOffset>189613</wp:posOffset>
            </wp:positionV>
            <wp:extent cx="6109086" cy="1673776"/>
            <wp:effectExtent l="57150" t="0" r="63500" b="1174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776" cy="1676157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3BCE3" w14:textId="04821A4B" w:rsidR="00644537" w:rsidRDefault="00644537" w:rsidP="00385EED">
      <w:pPr>
        <w:spacing w:after="120"/>
        <w:rPr>
          <w:lang w:val="en-CA"/>
        </w:rPr>
      </w:pPr>
    </w:p>
    <w:p w14:paraId="5F24BE7C" w14:textId="1FAC79FC" w:rsidR="004E3BD2" w:rsidRDefault="004E3BD2" w:rsidP="00385EED">
      <w:pPr>
        <w:spacing w:after="120"/>
        <w:rPr>
          <w:lang w:val="en-CA"/>
        </w:rPr>
      </w:pPr>
    </w:p>
    <w:p w14:paraId="36D07158" w14:textId="75990AAB" w:rsidR="004E3BD2" w:rsidRDefault="004E3BD2" w:rsidP="00385EED">
      <w:pPr>
        <w:spacing w:after="120"/>
        <w:rPr>
          <w:lang w:val="en-CA"/>
        </w:rPr>
      </w:pPr>
    </w:p>
    <w:p w14:paraId="0B3B29D3" w14:textId="77C0461C" w:rsidR="004E3BD2" w:rsidRDefault="004E3BD2" w:rsidP="00385EED">
      <w:pPr>
        <w:spacing w:after="120"/>
        <w:rPr>
          <w:lang w:val="en-CA"/>
        </w:rPr>
      </w:pPr>
    </w:p>
    <w:p w14:paraId="264EA4CC" w14:textId="3214ED11" w:rsidR="004E3BD2" w:rsidRDefault="004E3BD2" w:rsidP="00385EED">
      <w:pPr>
        <w:spacing w:after="120"/>
        <w:rPr>
          <w:lang w:val="en-CA"/>
        </w:rPr>
      </w:pPr>
    </w:p>
    <w:p w14:paraId="67D77F8A" w14:textId="5144AD38" w:rsidR="004E3BD2" w:rsidRDefault="004E3BD2" w:rsidP="00385EED">
      <w:pPr>
        <w:spacing w:after="120"/>
        <w:rPr>
          <w:lang w:val="en-CA"/>
        </w:rPr>
      </w:pPr>
    </w:p>
    <w:p w14:paraId="52B62040" w14:textId="30000819" w:rsidR="004E3BD2" w:rsidRDefault="004E3BD2" w:rsidP="00385EED">
      <w:pPr>
        <w:spacing w:after="120"/>
        <w:rPr>
          <w:lang w:val="en-CA"/>
        </w:rPr>
      </w:pPr>
    </w:p>
    <w:p w14:paraId="0C43808D" w14:textId="14A7500E" w:rsidR="004E3BD2" w:rsidRDefault="004E3BD2" w:rsidP="00385EED">
      <w:pPr>
        <w:spacing w:after="120"/>
        <w:rPr>
          <w:lang w:val="en-CA"/>
        </w:rPr>
      </w:pPr>
    </w:p>
    <w:p w14:paraId="71B6F0B7" w14:textId="123D8F33" w:rsidR="004E3BD2" w:rsidRDefault="004E3BD2" w:rsidP="00385EED">
      <w:pPr>
        <w:spacing w:after="120"/>
        <w:rPr>
          <w:lang w:val="en-CA"/>
        </w:rPr>
      </w:pPr>
    </w:p>
    <w:p w14:paraId="5EAB4E99" w14:textId="6CF330D3" w:rsidR="004E3BD2" w:rsidRDefault="004E3BD2" w:rsidP="00385EED">
      <w:pPr>
        <w:spacing w:after="120"/>
        <w:rPr>
          <w:lang w:val="en-CA"/>
        </w:rPr>
      </w:pPr>
    </w:p>
    <w:p w14:paraId="48A50869" w14:textId="7E40846D" w:rsidR="004E3BD2" w:rsidRDefault="004E3BD2" w:rsidP="00385EED">
      <w:pPr>
        <w:spacing w:after="120"/>
        <w:rPr>
          <w:lang w:val="en-CA"/>
        </w:rPr>
      </w:pPr>
    </w:p>
    <w:p w14:paraId="0C25331A" w14:textId="0A261655" w:rsidR="004E3BD2" w:rsidRDefault="004E3BD2" w:rsidP="00385EED">
      <w:pPr>
        <w:spacing w:after="120"/>
        <w:rPr>
          <w:lang w:val="en-CA"/>
        </w:rPr>
      </w:pPr>
    </w:p>
    <w:p w14:paraId="723382F5" w14:textId="3D33E72B" w:rsidR="004E3BD2" w:rsidRDefault="004E3BD2" w:rsidP="00385EED">
      <w:pPr>
        <w:spacing w:after="120"/>
        <w:rPr>
          <w:lang w:val="en-CA"/>
        </w:rPr>
      </w:pPr>
    </w:p>
    <w:p w14:paraId="0B382155" w14:textId="03638303" w:rsidR="004E3BD2" w:rsidRDefault="004E3BD2" w:rsidP="00385EED">
      <w:pPr>
        <w:spacing w:after="120"/>
        <w:rPr>
          <w:lang w:val="en-CA"/>
        </w:rPr>
      </w:pPr>
    </w:p>
    <w:p w14:paraId="1BA5C85C" w14:textId="420422BA" w:rsidR="004E3BD2" w:rsidRDefault="004E3BD2" w:rsidP="00385EED">
      <w:pPr>
        <w:spacing w:after="120"/>
        <w:rPr>
          <w:lang w:val="en-CA"/>
        </w:rPr>
      </w:pPr>
    </w:p>
    <w:p w14:paraId="33B500FA" w14:textId="41F354A1" w:rsidR="004E3BD2" w:rsidRDefault="004E3BD2" w:rsidP="00385EED">
      <w:pPr>
        <w:spacing w:after="120"/>
        <w:rPr>
          <w:lang w:val="en-CA"/>
        </w:rPr>
      </w:pPr>
    </w:p>
    <w:p w14:paraId="2F028E37" w14:textId="101692C6" w:rsidR="004E3BD2" w:rsidRDefault="004E3BD2" w:rsidP="00385EED">
      <w:pPr>
        <w:spacing w:after="120"/>
        <w:rPr>
          <w:lang w:val="en-CA"/>
        </w:rPr>
      </w:pPr>
    </w:p>
    <w:p w14:paraId="4D0971A6" w14:textId="7E59BE39" w:rsidR="004E3BD2" w:rsidRDefault="004E3BD2" w:rsidP="00385EED">
      <w:pPr>
        <w:spacing w:after="120"/>
        <w:rPr>
          <w:lang w:val="en-CA"/>
        </w:rPr>
      </w:pPr>
    </w:p>
    <w:p w14:paraId="53E39781" w14:textId="5D380102" w:rsidR="004E3BD2" w:rsidRDefault="004E3BD2" w:rsidP="00385EED">
      <w:pPr>
        <w:spacing w:after="120"/>
        <w:rPr>
          <w:lang w:val="en-CA"/>
        </w:rPr>
      </w:pPr>
    </w:p>
    <w:p w14:paraId="488B9F10" w14:textId="2F6213E3" w:rsidR="004E3BD2" w:rsidRDefault="004E3BD2" w:rsidP="00385EED">
      <w:pPr>
        <w:spacing w:after="120"/>
        <w:rPr>
          <w:lang w:val="en-CA"/>
        </w:rPr>
      </w:pPr>
    </w:p>
    <w:p w14:paraId="60A1B498" w14:textId="369A0FD9" w:rsidR="004E3BD2" w:rsidRDefault="004E3BD2" w:rsidP="00385EED">
      <w:pPr>
        <w:spacing w:after="120"/>
        <w:rPr>
          <w:lang w:val="en-CA"/>
        </w:rPr>
      </w:pPr>
    </w:p>
    <w:p w14:paraId="4F5ECF7F" w14:textId="77777777" w:rsidR="004E3BD2" w:rsidRDefault="004E3BD2" w:rsidP="00385EED">
      <w:pPr>
        <w:spacing w:after="120"/>
        <w:rPr>
          <w:lang w:val="en-CA"/>
        </w:rPr>
      </w:pPr>
    </w:p>
    <w:p w14:paraId="1E6F0059" w14:textId="236D2263" w:rsidR="000D1657" w:rsidRDefault="000D1657" w:rsidP="00385EED">
      <w:pPr>
        <w:spacing w:after="120"/>
        <w:rPr>
          <w:lang w:val="en-CA"/>
        </w:rPr>
      </w:pPr>
    </w:p>
    <w:p w14:paraId="2CCCF174" w14:textId="4D57BF8A" w:rsidR="000D1657" w:rsidRDefault="000D1657" w:rsidP="00385EED">
      <w:pPr>
        <w:spacing w:after="120"/>
        <w:rPr>
          <w:lang w:val="en-CA"/>
        </w:rPr>
      </w:pPr>
    </w:p>
    <w:p w14:paraId="3A5BE727" w14:textId="72BF8AB9" w:rsidR="000D1657" w:rsidRDefault="000D1657" w:rsidP="00385EED">
      <w:pPr>
        <w:spacing w:after="120"/>
        <w:rPr>
          <w:lang w:val="en-CA"/>
        </w:rPr>
      </w:pPr>
    </w:p>
    <w:p w14:paraId="3939C6F4" w14:textId="78926045" w:rsidR="000D1657" w:rsidRDefault="000D1657" w:rsidP="00385EED">
      <w:pPr>
        <w:spacing w:after="120"/>
        <w:rPr>
          <w:lang w:val="en-CA"/>
        </w:rPr>
      </w:pPr>
    </w:p>
    <w:p w14:paraId="22842AE8" w14:textId="436ED93A" w:rsidR="000D1657" w:rsidRDefault="000D1657" w:rsidP="00385EED">
      <w:pPr>
        <w:spacing w:after="120"/>
        <w:rPr>
          <w:lang w:val="en-CA"/>
        </w:rPr>
      </w:pPr>
    </w:p>
    <w:p w14:paraId="0E9062D6" w14:textId="542C5A46" w:rsidR="000D1657" w:rsidRDefault="000D1657" w:rsidP="00385EED">
      <w:pPr>
        <w:spacing w:after="120"/>
        <w:rPr>
          <w:lang w:val="en-CA"/>
        </w:rPr>
      </w:pPr>
    </w:p>
    <w:p w14:paraId="4490018D" w14:textId="63985B0F" w:rsidR="000D1657" w:rsidRDefault="000D1657" w:rsidP="00385EED">
      <w:pPr>
        <w:spacing w:after="120"/>
        <w:rPr>
          <w:lang w:val="en-CA"/>
        </w:rPr>
      </w:pPr>
    </w:p>
    <w:p w14:paraId="66EA2A4F" w14:textId="40660D10" w:rsidR="000D1657" w:rsidRDefault="000D1657" w:rsidP="00385EED">
      <w:pPr>
        <w:spacing w:after="120"/>
        <w:rPr>
          <w:lang w:val="en-CA"/>
        </w:rPr>
      </w:pPr>
    </w:p>
    <w:p w14:paraId="15C22730" w14:textId="11ABEAB4" w:rsidR="00F23CCA" w:rsidRPr="003E1E74" w:rsidRDefault="00F23CCA" w:rsidP="00860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120"/>
        <w:rPr>
          <w:b/>
          <w:bCs/>
          <w:sz w:val="24"/>
          <w:szCs w:val="24"/>
          <w:lang w:val="en-CA"/>
        </w:rPr>
      </w:pPr>
      <w:r w:rsidRPr="003E1E74">
        <w:rPr>
          <w:b/>
          <w:bCs/>
          <w:sz w:val="24"/>
          <w:szCs w:val="24"/>
          <w:lang w:val="en-CA"/>
        </w:rPr>
        <w:t xml:space="preserve">Issue </w:t>
      </w:r>
      <w:r w:rsidR="00D90192">
        <w:rPr>
          <w:b/>
          <w:bCs/>
          <w:sz w:val="24"/>
          <w:szCs w:val="24"/>
          <w:lang w:val="en-CA"/>
        </w:rPr>
        <w:t>6</w:t>
      </w:r>
      <w:r w:rsidRPr="003E1E74">
        <w:rPr>
          <w:b/>
          <w:bCs/>
          <w:sz w:val="24"/>
          <w:szCs w:val="24"/>
          <w:lang w:val="en-CA"/>
        </w:rPr>
        <w:t xml:space="preserve">. RECASP </w:t>
      </w:r>
      <w:r w:rsidR="003E5377" w:rsidRPr="003E1E74">
        <w:rPr>
          <w:b/>
          <w:bCs/>
          <w:sz w:val="24"/>
          <w:szCs w:val="24"/>
          <w:lang w:val="en-CA"/>
        </w:rPr>
        <w:t>“</w:t>
      </w:r>
      <w:r w:rsidRPr="003E1E74">
        <w:rPr>
          <w:b/>
          <w:bCs/>
          <w:sz w:val="24"/>
          <w:szCs w:val="24"/>
          <w:lang w:val="en-CA"/>
        </w:rPr>
        <w:t>Articles</w:t>
      </w:r>
      <w:r w:rsidR="003E5377" w:rsidRPr="003E1E74">
        <w:rPr>
          <w:b/>
          <w:bCs/>
          <w:sz w:val="24"/>
          <w:szCs w:val="24"/>
          <w:lang w:val="en-CA"/>
        </w:rPr>
        <w:t>”</w:t>
      </w:r>
      <w:r w:rsidRPr="003E1E74">
        <w:rPr>
          <w:b/>
          <w:bCs/>
          <w:sz w:val="24"/>
          <w:szCs w:val="24"/>
          <w:lang w:val="en-CA"/>
        </w:rPr>
        <w:t xml:space="preserve"> page</w:t>
      </w:r>
    </w:p>
    <w:p w14:paraId="60B68C47" w14:textId="67D6F1CE" w:rsidR="00A105C7" w:rsidRPr="00E540EE" w:rsidRDefault="00A105C7" w:rsidP="00A105C7">
      <w:pPr>
        <w:spacing w:after="120"/>
        <w:rPr>
          <w:color w:val="FF0000"/>
          <w:sz w:val="24"/>
          <w:szCs w:val="24"/>
          <w:lang w:val="en-CA"/>
        </w:rPr>
      </w:pPr>
      <w:r w:rsidRPr="00E540EE">
        <w:rPr>
          <w:color w:val="FF0000"/>
          <w:sz w:val="24"/>
          <w:szCs w:val="24"/>
          <w:lang w:val="en-CA"/>
        </w:rPr>
        <w:t>Jonathan (2020-09-06): Shouldn’t the right</w:t>
      </w:r>
      <w:r w:rsidR="00CC3CB3" w:rsidRPr="00E540EE">
        <w:rPr>
          <w:color w:val="FF0000"/>
          <w:sz w:val="24"/>
          <w:szCs w:val="24"/>
          <w:lang w:val="en-CA"/>
        </w:rPr>
        <w:t>-hand</w:t>
      </w:r>
      <w:r w:rsidRPr="00E540EE">
        <w:rPr>
          <w:color w:val="FF0000"/>
          <w:sz w:val="24"/>
          <w:szCs w:val="24"/>
          <w:lang w:val="en-CA"/>
        </w:rPr>
        <w:t xml:space="preserve"> side be titled “Articles” </w:t>
      </w:r>
      <w:r w:rsidR="00E540EE">
        <w:rPr>
          <w:color w:val="FF0000"/>
          <w:sz w:val="24"/>
          <w:szCs w:val="24"/>
          <w:lang w:val="en-CA"/>
        </w:rPr>
        <w:t>instead of</w:t>
      </w:r>
      <w:r w:rsidRPr="00E540EE">
        <w:rPr>
          <w:color w:val="FF0000"/>
          <w:sz w:val="24"/>
          <w:szCs w:val="24"/>
          <w:lang w:val="en-CA"/>
        </w:rPr>
        <w:t xml:space="preserve"> “Review of Capital as Power”? </w:t>
      </w:r>
    </w:p>
    <w:p w14:paraId="5D6EF64F" w14:textId="71174D3D" w:rsidR="00A105C7" w:rsidRDefault="00A105C7" w:rsidP="004D4FDA">
      <w:pPr>
        <w:spacing w:after="120"/>
        <w:rPr>
          <w:sz w:val="24"/>
          <w:szCs w:val="24"/>
          <w:lang w:val="en-CA"/>
        </w:rPr>
      </w:pPr>
      <w:r w:rsidRPr="00A105C7">
        <w:rPr>
          <w:noProof/>
          <w:sz w:val="24"/>
          <w:szCs w:val="24"/>
          <w:lang w:val="en-CA"/>
        </w:rPr>
        <w:drawing>
          <wp:anchor distT="0" distB="0" distL="114300" distR="114300" simplePos="0" relativeHeight="251669504" behindDoc="0" locked="0" layoutInCell="1" allowOverlap="1" wp14:anchorId="1D2D0ACB" wp14:editId="33085D4A">
            <wp:simplePos x="0" y="0"/>
            <wp:positionH relativeFrom="column">
              <wp:posOffset>43511</wp:posOffset>
            </wp:positionH>
            <wp:positionV relativeFrom="paragraph">
              <wp:posOffset>135697</wp:posOffset>
            </wp:positionV>
            <wp:extent cx="6858000" cy="1374775"/>
            <wp:effectExtent l="57150" t="0" r="57150" b="1111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477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307E4" w14:textId="66EB3921" w:rsidR="00A105C7" w:rsidRDefault="00A105C7" w:rsidP="004D4FDA">
      <w:pPr>
        <w:spacing w:after="120"/>
        <w:rPr>
          <w:sz w:val="24"/>
          <w:szCs w:val="24"/>
          <w:lang w:val="en-CA"/>
        </w:rPr>
      </w:pPr>
    </w:p>
    <w:p w14:paraId="68FB8FD0" w14:textId="15C8FCD3" w:rsidR="00A105C7" w:rsidRDefault="00A105C7" w:rsidP="004D4FDA">
      <w:pPr>
        <w:spacing w:after="120"/>
        <w:rPr>
          <w:sz w:val="24"/>
          <w:szCs w:val="24"/>
          <w:lang w:val="en-CA"/>
        </w:rPr>
      </w:pPr>
    </w:p>
    <w:p w14:paraId="5A97F175" w14:textId="1217084C" w:rsidR="00A105C7" w:rsidRDefault="00A105C7" w:rsidP="004D4FDA">
      <w:pPr>
        <w:spacing w:after="120"/>
        <w:rPr>
          <w:sz w:val="24"/>
          <w:szCs w:val="24"/>
          <w:lang w:val="en-CA"/>
        </w:rPr>
      </w:pPr>
    </w:p>
    <w:p w14:paraId="18A60994" w14:textId="34CA2E8F" w:rsidR="00A105C7" w:rsidRDefault="00A105C7" w:rsidP="004D4FDA">
      <w:pPr>
        <w:spacing w:after="120"/>
        <w:rPr>
          <w:sz w:val="24"/>
          <w:szCs w:val="24"/>
          <w:lang w:val="en-CA"/>
        </w:rPr>
      </w:pPr>
    </w:p>
    <w:p w14:paraId="4B68FBD7" w14:textId="1592436C" w:rsidR="00A105C7" w:rsidRDefault="00A105C7" w:rsidP="004D4FDA">
      <w:pPr>
        <w:spacing w:after="120"/>
        <w:rPr>
          <w:sz w:val="24"/>
          <w:szCs w:val="24"/>
          <w:lang w:val="en-CA"/>
        </w:rPr>
      </w:pPr>
    </w:p>
    <w:p w14:paraId="27313152" w14:textId="77777777" w:rsidR="00A105C7" w:rsidRDefault="00A105C7" w:rsidP="004D4FDA">
      <w:pPr>
        <w:spacing w:after="120"/>
        <w:rPr>
          <w:sz w:val="24"/>
          <w:szCs w:val="24"/>
          <w:lang w:val="en-CA"/>
        </w:rPr>
      </w:pPr>
    </w:p>
    <w:p w14:paraId="6BCDB20C" w14:textId="7F9C3C6E" w:rsidR="00F23CCA" w:rsidRPr="00E540EE" w:rsidRDefault="00F23CCA" w:rsidP="004D4FDA">
      <w:pPr>
        <w:spacing w:after="120"/>
        <w:rPr>
          <w:color w:val="FF0000"/>
          <w:sz w:val="24"/>
          <w:szCs w:val="24"/>
          <w:lang w:val="en-CA"/>
        </w:rPr>
      </w:pPr>
      <w:r w:rsidRPr="00E540EE">
        <w:rPr>
          <w:color w:val="FF0000"/>
          <w:sz w:val="24"/>
          <w:szCs w:val="24"/>
          <w:lang w:val="en-CA"/>
        </w:rPr>
        <w:t>Jonathan (2020-09-06): Add volume/</w:t>
      </w:r>
      <w:r w:rsidR="004D4FDA" w:rsidRPr="00E540EE">
        <w:rPr>
          <w:color w:val="FF0000"/>
          <w:sz w:val="24"/>
          <w:szCs w:val="24"/>
          <w:lang w:val="en-CA"/>
        </w:rPr>
        <w:t>number information?</w:t>
      </w:r>
    </w:p>
    <w:p w14:paraId="260FFC06" w14:textId="4B2B6862" w:rsidR="000D1657" w:rsidRDefault="004D4FDA" w:rsidP="00385EED">
      <w:pPr>
        <w:spacing w:after="120"/>
        <w:rPr>
          <w:lang w:val="en-CA"/>
        </w:rPr>
      </w:pPr>
      <w:r w:rsidRPr="00F23CCA">
        <w:rPr>
          <w:noProof/>
          <w:lang w:val="en-CA"/>
        </w:rPr>
        <w:drawing>
          <wp:anchor distT="0" distB="0" distL="114300" distR="114300" simplePos="0" relativeHeight="251668480" behindDoc="0" locked="0" layoutInCell="1" allowOverlap="1" wp14:anchorId="6E5F7809" wp14:editId="2649CF00">
            <wp:simplePos x="0" y="0"/>
            <wp:positionH relativeFrom="column">
              <wp:posOffset>43732</wp:posOffset>
            </wp:positionH>
            <wp:positionV relativeFrom="paragraph">
              <wp:posOffset>247677</wp:posOffset>
            </wp:positionV>
            <wp:extent cx="5808428" cy="2009286"/>
            <wp:effectExtent l="0" t="0" r="190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428" cy="2009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BB014" w14:textId="60C7DE97" w:rsidR="000D1657" w:rsidRDefault="000D1657" w:rsidP="00385EED">
      <w:pPr>
        <w:spacing w:after="120"/>
        <w:rPr>
          <w:lang w:val="en-CA"/>
        </w:rPr>
      </w:pPr>
    </w:p>
    <w:p w14:paraId="5B0F5BA4" w14:textId="01D4A5DC" w:rsidR="000D1657" w:rsidRDefault="000D1657" w:rsidP="00385EED">
      <w:pPr>
        <w:spacing w:after="120"/>
        <w:rPr>
          <w:lang w:val="en-CA"/>
        </w:rPr>
      </w:pPr>
    </w:p>
    <w:p w14:paraId="42D2C781" w14:textId="0C2A3B23" w:rsidR="000D1657" w:rsidRDefault="000D1657" w:rsidP="00385EED">
      <w:pPr>
        <w:spacing w:after="120"/>
        <w:rPr>
          <w:lang w:val="en-CA"/>
        </w:rPr>
      </w:pPr>
    </w:p>
    <w:p w14:paraId="4B4C3218" w14:textId="452AAB65" w:rsidR="000D1657" w:rsidRDefault="000D1657" w:rsidP="00385EED">
      <w:pPr>
        <w:spacing w:after="120"/>
        <w:rPr>
          <w:lang w:val="en-CA"/>
        </w:rPr>
      </w:pPr>
    </w:p>
    <w:p w14:paraId="10FE1205" w14:textId="430E1F12" w:rsidR="000D1657" w:rsidRDefault="000D1657" w:rsidP="00385EED">
      <w:pPr>
        <w:spacing w:after="120"/>
        <w:rPr>
          <w:lang w:val="en-CA"/>
        </w:rPr>
      </w:pPr>
    </w:p>
    <w:p w14:paraId="45350A8A" w14:textId="1EE23BA8" w:rsidR="000D1657" w:rsidRDefault="000D1657" w:rsidP="00385EED">
      <w:pPr>
        <w:spacing w:after="120"/>
        <w:rPr>
          <w:lang w:val="en-CA"/>
        </w:rPr>
      </w:pPr>
    </w:p>
    <w:p w14:paraId="6817689B" w14:textId="6514F493" w:rsidR="000D1657" w:rsidRDefault="000D1657" w:rsidP="00385EED">
      <w:pPr>
        <w:spacing w:after="120"/>
        <w:rPr>
          <w:lang w:val="en-CA"/>
        </w:rPr>
      </w:pPr>
    </w:p>
    <w:p w14:paraId="6FF78550" w14:textId="493538D7" w:rsidR="000D1657" w:rsidRDefault="000D1657" w:rsidP="00385EED">
      <w:pPr>
        <w:spacing w:after="120"/>
        <w:rPr>
          <w:lang w:val="en-CA"/>
        </w:rPr>
      </w:pPr>
    </w:p>
    <w:p w14:paraId="19D26381" w14:textId="374005B5" w:rsidR="003E5377" w:rsidRDefault="003E5377" w:rsidP="00385EED">
      <w:pPr>
        <w:spacing w:after="120"/>
        <w:rPr>
          <w:lang w:val="en-CA"/>
        </w:rPr>
      </w:pPr>
    </w:p>
    <w:p w14:paraId="2E27D349" w14:textId="48E16BE3" w:rsidR="003E5377" w:rsidRDefault="003E5377" w:rsidP="00385EED">
      <w:pPr>
        <w:spacing w:after="120"/>
        <w:rPr>
          <w:lang w:val="en-CA"/>
        </w:rPr>
      </w:pPr>
    </w:p>
    <w:p w14:paraId="0AF4D18A" w14:textId="6D174816" w:rsidR="003E5377" w:rsidRDefault="003E5377">
      <w:pPr>
        <w:rPr>
          <w:lang w:val="en-CA"/>
        </w:rPr>
      </w:pPr>
      <w:r>
        <w:rPr>
          <w:lang w:val="en-CA"/>
        </w:rPr>
        <w:br w:type="page"/>
      </w:r>
    </w:p>
    <w:p w14:paraId="31357399" w14:textId="6AA074F1" w:rsidR="003E5377" w:rsidRDefault="003E5377" w:rsidP="00385EED">
      <w:pPr>
        <w:spacing w:after="120"/>
        <w:rPr>
          <w:lang w:val="en-CA"/>
        </w:rPr>
      </w:pPr>
    </w:p>
    <w:p w14:paraId="281D7BF5" w14:textId="4082ADCD" w:rsidR="003E5377" w:rsidRPr="003E1E74" w:rsidRDefault="003E5377" w:rsidP="00860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120"/>
        <w:rPr>
          <w:b/>
          <w:bCs/>
          <w:sz w:val="24"/>
          <w:szCs w:val="24"/>
          <w:lang w:val="en-CA"/>
        </w:rPr>
      </w:pPr>
      <w:r w:rsidRPr="003E1E74">
        <w:rPr>
          <w:b/>
          <w:bCs/>
          <w:sz w:val="24"/>
          <w:szCs w:val="24"/>
          <w:lang w:val="en-CA"/>
        </w:rPr>
        <w:t xml:space="preserve">Issue </w:t>
      </w:r>
      <w:r w:rsidR="00D90192">
        <w:rPr>
          <w:b/>
          <w:bCs/>
          <w:sz w:val="24"/>
          <w:szCs w:val="24"/>
          <w:lang w:val="en-CA"/>
        </w:rPr>
        <w:t>7</w:t>
      </w:r>
      <w:r w:rsidRPr="003E1E74">
        <w:rPr>
          <w:b/>
          <w:bCs/>
          <w:sz w:val="24"/>
          <w:szCs w:val="24"/>
          <w:lang w:val="en-CA"/>
        </w:rPr>
        <w:t>. RECASP “Aim &amp; Scope” page</w:t>
      </w:r>
    </w:p>
    <w:p w14:paraId="4B78A952" w14:textId="77777777" w:rsidR="003E5377" w:rsidRDefault="003E5377" w:rsidP="003E5377">
      <w:pPr>
        <w:pStyle w:val="Heading1"/>
      </w:pPr>
      <w:r>
        <w:t>Aims &amp; Scope</w:t>
      </w:r>
    </w:p>
    <w:p w14:paraId="6F049729" w14:textId="6B221DBE" w:rsidR="003E5377" w:rsidRDefault="003E5377" w:rsidP="003E5377">
      <w:pPr>
        <w:pStyle w:val="NormalWeb"/>
        <w:rPr>
          <w:sz w:val="27"/>
          <w:szCs w:val="27"/>
        </w:rPr>
      </w:pPr>
      <w:r>
        <w:rPr>
          <w:sz w:val="27"/>
          <w:szCs w:val="27"/>
        </w:rPr>
        <w:t xml:space="preserve">The </w:t>
      </w:r>
      <w:r>
        <w:rPr>
          <w:rStyle w:val="Emphasis"/>
          <w:sz w:val="27"/>
          <w:szCs w:val="27"/>
        </w:rPr>
        <w:t>Review of Capital as Power</w:t>
      </w:r>
      <w:r>
        <w:rPr>
          <w:sz w:val="27"/>
          <w:szCs w:val="27"/>
        </w:rPr>
        <w:t xml:space="preserve"> (</w:t>
      </w:r>
      <w:r>
        <w:rPr>
          <w:rStyle w:val="Emphasis"/>
          <w:sz w:val="27"/>
          <w:szCs w:val="27"/>
        </w:rPr>
        <w:t>RECASP</w:t>
      </w:r>
      <w:r>
        <w:rPr>
          <w:sz w:val="27"/>
          <w:szCs w:val="27"/>
        </w:rPr>
        <w:t xml:space="preserve">) is an interdisciplinary, peer-reviewed journal dedicated to the study of capital and capitalism. The journal invites contributions that engage with the idea that capital is </w:t>
      </w:r>
      <w:r>
        <w:rPr>
          <w:rStyle w:val="Emphasis"/>
          <w:sz w:val="27"/>
          <w:szCs w:val="27"/>
        </w:rPr>
        <w:t>power</w:t>
      </w:r>
      <w:r>
        <w:rPr>
          <w:sz w:val="27"/>
          <w:szCs w:val="27"/>
        </w:rPr>
        <w:t xml:space="preserve"> — a symbolic quantification of property rights. Both empirical and theoretical research are welcome.</w:t>
      </w:r>
    </w:p>
    <w:p w14:paraId="16DBECCD" w14:textId="430419D2" w:rsidR="0021522A" w:rsidRPr="003E1E74" w:rsidRDefault="00E43514" w:rsidP="003E5377">
      <w:pPr>
        <w:pStyle w:val="NormalWeb"/>
        <w:rPr>
          <w:color w:val="FF0000"/>
          <w:sz w:val="24"/>
          <w:szCs w:val="24"/>
        </w:rPr>
      </w:pPr>
      <w:r w:rsidRPr="003E1E74">
        <w:rPr>
          <w:color w:val="FF0000"/>
          <w:sz w:val="24"/>
          <w:szCs w:val="24"/>
        </w:rPr>
        <w:t xml:space="preserve">Jonathan (2020-09-06): </w:t>
      </w:r>
      <w:r w:rsidR="0021522A" w:rsidRPr="003E1E74">
        <w:rPr>
          <w:color w:val="FF0000"/>
          <w:sz w:val="24"/>
          <w:szCs w:val="24"/>
        </w:rPr>
        <w:t xml:space="preserve">I would replace the above </w:t>
      </w:r>
      <w:r w:rsidR="00B93C69" w:rsidRPr="003E1E74">
        <w:rPr>
          <w:color w:val="FF0000"/>
          <w:sz w:val="24"/>
          <w:szCs w:val="24"/>
        </w:rPr>
        <w:t xml:space="preserve"> text </w:t>
      </w:r>
      <w:r w:rsidR="0021522A" w:rsidRPr="003E1E74">
        <w:rPr>
          <w:color w:val="FF0000"/>
          <w:sz w:val="24"/>
          <w:szCs w:val="24"/>
        </w:rPr>
        <w:t xml:space="preserve">with </w:t>
      </w:r>
      <w:r w:rsidR="00B93C69" w:rsidRPr="003E1E74">
        <w:rPr>
          <w:color w:val="FF0000"/>
          <w:sz w:val="24"/>
          <w:szCs w:val="24"/>
        </w:rPr>
        <w:t>the one below</w:t>
      </w:r>
      <w:r w:rsidR="0021522A" w:rsidRPr="003E1E74">
        <w:rPr>
          <w:color w:val="FF0000"/>
          <w:sz w:val="24"/>
          <w:szCs w:val="24"/>
        </w:rPr>
        <w:t xml:space="preserve"> (</w:t>
      </w:r>
      <w:r w:rsidR="00CF0E8F" w:rsidRPr="003E1E74">
        <w:rPr>
          <w:color w:val="FF0000"/>
          <w:sz w:val="24"/>
          <w:szCs w:val="24"/>
        </w:rPr>
        <w:t>the</w:t>
      </w:r>
      <w:r w:rsidR="00B93C69" w:rsidRPr="003E1E74">
        <w:rPr>
          <w:color w:val="FF0000"/>
          <w:sz w:val="24"/>
          <w:szCs w:val="24"/>
        </w:rPr>
        <w:t xml:space="preserve"> same</w:t>
      </w:r>
      <w:r w:rsidR="0021522A" w:rsidRPr="003E1E74">
        <w:rPr>
          <w:color w:val="FF0000"/>
          <w:sz w:val="24"/>
          <w:szCs w:val="24"/>
        </w:rPr>
        <w:t xml:space="preserve"> </w:t>
      </w:r>
      <w:r w:rsidR="00CF0E8F" w:rsidRPr="003E1E74">
        <w:rPr>
          <w:color w:val="FF0000"/>
          <w:sz w:val="24"/>
          <w:szCs w:val="24"/>
        </w:rPr>
        <w:t xml:space="preserve">text </w:t>
      </w:r>
      <w:r w:rsidR="00712969" w:rsidRPr="003E1E74">
        <w:rPr>
          <w:color w:val="FF0000"/>
          <w:sz w:val="24"/>
          <w:szCs w:val="24"/>
        </w:rPr>
        <w:t>I suggested for the</w:t>
      </w:r>
      <w:r w:rsidR="0021522A" w:rsidRPr="003E1E74">
        <w:rPr>
          <w:color w:val="FF0000"/>
          <w:sz w:val="24"/>
          <w:szCs w:val="24"/>
        </w:rPr>
        <w:t xml:space="preserve"> RECASP home page):</w:t>
      </w:r>
    </w:p>
    <w:p w14:paraId="43490872" w14:textId="66663043" w:rsidR="00AF2A11" w:rsidRDefault="00AF2A11" w:rsidP="00AF2A11">
      <w:pPr>
        <w:pStyle w:val="NormalWeb"/>
        <w:rPr>
          <w:sz w:val="27"/>
          <w:szCs w:val="27"/>
        </w:rPr>
      </w:pPr>
      <w:r>
        <w:rPr>
          <w:sz w:val="27"/>
          <w:szCs w:val="27"/>
        </w:rPr>
        <w:t xml:space="preserve">The </w:t>
      </w:r>
      <w:r>
        <w:rPr>
          <w:rStyle w:val="Emphasis"/>
          <w:sz w:val="27"/>
          <w:szCs w:val="27"/>
        </w:rPr>
        <w:t>Review of Capital as Power</w:t>
      </w:r>
      <w:r>
        <w:rPr>
          <w:sz w:val="27"/>
          <w:szCs w:val="27"/>
        </w:rPr>
        <w:t xml:space="preserve"> (</w:t>
      </w:r>
      <w:r>
        <w:rPr>
          <w:rStyle w:val="Emphasis"/>
          <w:sz w:val="27"/>
          <w:szCs w:val="27"/>
        </w:rPr>
        <w:t>RECASP</w:t>
      </w:r>
      <w:r>
        <w:rPr>
          <w:sz w:val="27"/>
          <w:szCs w:val="27"/>
        </w:rPr>
        <w:t xml:space="preserve">) is an </w:t>
      </w:r>
      <w:del w:id="8" w:author="Jonathan Nitzan" w:date="2020-09-08T14:35:00Z">
        <w:r w:rsidDel="00A20A2E">
          <w:rPr>
            <w:sz w:val="27"/>
            <w:szCs w:val="27"/>
          </w:rPr>
          <w:delText>interdisciplinary</w:delText>
        </w:r>
      </w:del>
      <w:ins w:id="9" w:author="Jonathan Nitzan" w:date="2020-09-08T14:35:00Z">
        <w:r>
          <w:rPr>
            <w:sz w:val="27"/>
            <w:szCs w:val="27"/>
          </w:rPr>
          <w:t>non-disciplinary</w:t>
        </w:r>
      </w:ins>
      <w:r>
        <w:rPr>
          <w:sz w:val="27"/>
          <w:szCs w:val="27"/>
        </w:rPr>
        <w:t>, peer-reviewed journal dedicated to the study of capital and capitalism. The journal invites contributions that engage with the idea</w:t>
      </w:r>
      <w:ins w:id="10" w:author="Jonathan Nitzan" w:date="2020-09-08T14:36:00Z">
        <w:r>
          <w:rPr>
            <w:sz w:val="27"/>
            <w:szCs w:val="27"/>
          </w:rPr>
          <w:t xml:space="preserve"> of ‘capital </w:t>
        </w:r>
        <w:r>
          <w:rPr>
            <w:i/>
            <w:iCs/>
            <w:sz w:val="27"/>
            <w:szCs w:val="27"/>
          </w:rPr>
          <w:t>as</w:t>
        </w:r>
        <w:r>
          <w:rPr>
            <w:sz w:val="27"/>
            <w:szCs w:val="27"/>
          </w:rPr>
          <w:t xml:space="preserve"> power’ – namely</w:t>
        </w:r>
      </w:ins>
      <w:r w:rsidR="005A0F89">
        <w:rPr>
          <w:sz w:val="27"/>
          <w:szCs w:val="27"/>
        </w:rPr>
        <w:t>,</w:t>
      </w:r>
      <w:ins w:id="11" w:author="Jonathan Nitzan" w:date="2020-09-08T14:36:00Z">
        <w:r>
          <w:rPr>
            <w:sz w:val="27"/>
            <w:szCs w:val="27"/>
          </w:rPr>
          <w:t xml:space="preserve"> the notion that capital is a symbolic quantification of organized power, and that capitalism as a whole can be </w:t>
        </w:r>
      </w:ins>
      <w:ins w:id="12" w:author="Jonathan Nitzan" w:date="2020-09-08T15:42:00Z">
        <w:r w:rsidR="00CF0E8F">
          <w:rPr>
            <w:sz w:val="27"/>
            <w:szCs w:val="27"/>
          </w:rPr>
          <w:t>studied</w:t>
        </w:r>
      </w:ins>
      <w:ins w:id="13" w:author="Jonathan Nitzan" w:date="2020-09-08T14:36:00Z">
        <w:r>
          <w:rPr>
            <w:sz w:val="27"/>
            <w:szCs w:val="27"/>
          </w:rPr>
          <w:t xml:space="preserve"> as a mode of power</w:t>
        </w:r>
      </w:ins>
      <w:del w:id="14" w:author="Jonathan Nitzan" w:date="2020-09-08T14:36:00Z">
        <w:r w:rsidDel="00A20A2E">
          <w:rPr>
            <w:sz w:val="27"/>
            <w:szCs w:val="27"/>
          </w:rPr>
          <w:delText xml:space="preserve"> that capital is </w:delText>
        </w:r>
        <w:r w:rsidDel="00A20A2E">
          <w:rPr>
            <w:rStyle w:val="Emphasis"/>
            <w:sz w:val="27"/>
            <w:szCs w:val="27"/>
          </w:rPr>
          <w:delText>power</w:delText>
        </w:r>
        <w:r w:rsidDel="00A20A2E">
          <w:rPr>
            <w:sz w:val="27"/>
            <w:szCs w:val="27"/>
          </w:rPr>
          <w:delText xml:space="preserve"> — a symbolic quantification of property rights</w:delText>
        </w:r>
      </w:del>
      <w:r>
        <w:rPr>
          <w:sz w:val="27"/>
          <w:szCs w:val="27"/>
        </w:rPr>
        <w:t>. Both empirical and theoretical research are welcome.</w:t>
      </w:r>
    </w:p>
    <w:p w14:paraId="12BAD381" w14:textId="2A2492FC" w:rsidR="00AF2A11" w:rsidRDefault="00AF2A11" w:rsidP="003E5377">
      <w:pPr>
        <w:pStyle w:val="Heading3"/>
      </w:pPr>
      <w:r>
        <w:t>+++++++++++++++++++++++++++++</w:t>
      </w:r>
    </w:p>
    <w:p w14:paraId="1E280113" w14:textId="35D04A30" w:rsidR="003E5377" w:rsidRDefault="003E5377" w:rsidP="003E5377">
      <w:pPr>
        <w:pStyle w:val="Heading3"/>
        <w:rPr>
          <w:sz w:val="27"/>
          <w:szCs w:val="27"/>
        </w:rPr>
      </w:pPr>
      <w:r>
        <w:t>What is ‘Capital as Power’?</w:t>
      </w:r>
    </w:p>
    <w:p w14:paraId="7FBDEF12" w14:textId="49A26898" w:rsidR="003E5377" w:rsidRDefault="003E5377" w:rsidP="003E5377">
      <w:pPr>
        <w:pStyle w:val="NormalWeb"/>
        <w:rPr>
          <w:sz w:val="27"/>
          <w:szCs w:val="27"/>
        </w:rPr>
      </w:pPr>
      <w:r>
        <w:rPr>
          <w:sz w:val="27"/>
          <w:szCs w:val="27"/>
        </w:rPr>
        <w:t>‘Capital as power’ is a framework for understanding and analyzing capitalism. First proposed by Jonathan Nitzan and Shimshon Bichler, capital as power treats ‘capital’ not as a ‘thing’, but as a quantification of ownership rights.</w:t>
      </w:r>
    </w:p>
    <w:p w14:paraId="76936F59" w14:textId="22F63EDF" w:rsidR="0021522A" w:rsidRPr="003E1E74" w:rsidRDefault="00CB5F62" w:rsidP="00B93C69">
      <w:pPr>
        <w:pStyle w:val="NormalWeb"/>
        <w:rPr>
          <w:color w:val="FF0000"/>
          <w:sz w:val="24"/>
          <w:szCs w:val="24"/>
        </w:rPr>
      </w:pPr>
      <w:r w:rsidRPr="003E1E74">
        <w:rPr>
          <w:color w:val="FF0000"/>
          <w:sz w:val="24"/>
          <w:szCs w:val="24"/>
        </w:rPr>
        <w:t xml:space="preserve">Jonathan (2020-09-06): </w:t>
      </w:r>
      <w:r w:rsidR="0021522A" w:rsidRPr="003E1E74">
        <w:rPr>
          <w:color w:val="FF0000"/>
          <w:sz w:val="24"/>
          <w:szCs w:val="24"/>
        </w:rPr>
        <w:t xml:space="preserve">If you accept my suggestion for the first paragraph, </w:t>
      </w:r>
      <w:r w:rsidR="00AF2A11" w:rsidRPr="003E1E74">
        <w:rPr>
          <w:color w:val="FF0000"/>
          <w:sz w:val="24"/>
          <w:szCs w:val="24"/>
        </w:rPr>
        <w:t>the</w:t>
      </w:r>
      <w:r w:rsidR="00E540EE">
        <w:rPr>
          <w:color w:val="FF0000"/>
          <w:sz w:val="24"/>
          <w:szCs w:val="24"/>
        </w:rPr>
        <w:t>n the</w:t>
      </w:r>
      <w:r w:rsidR="00AF2A11" w:rsidRPr="003E1E74">
        <w:rPr>
          <w:color w:val="FF0000"/>
          <w:sz w:val="24"/>
          <w:szCs w:val="24"/>
        </w:rPr>
        <w:t xml:space="preserve"> ‘What is Capital as Power’ section might be redundant. Also, </w:t>
      </w:r>
      <w:r w:rsidR="00AA3034" w:rsidRPr="003E1E74">
        <w:rPr>
          <w:color w:val="FF0000"/>
          <w:sz w:val="24"/>
          <w:szCs w:val="24"/>
        </w:rPr>
        <w:t xml:space="preserve">we probably should keep BN </w:t>
      </w:r>
      <w:r w:rsidR="00E540EE">
        <w:rPr>
          <w:color w:val="FF0000"/>
          <w:sz w:val="24"/>
          <w:szCs w:val="24"/>
        </w:rPr>
        <w:t>out</w:t>
      </w:r>
      <w:r w:rsidR="00B93C69" w:rsidRPr="003E1E74">
        <w:rPr>
          <w:color w:val="FF0000"/>
          <w:sz w:val="24"/>
          <w:szCs w:val="24"/>
        </w:rPr>
        <w:t xml:space="preserve">. </w:t>
      </w:r>
      <w:r w:rsidR="00E540EE">
        <w:rPr>
          <w:color w:val="FF0000"/>
          <w:sz w:val="24"/>
          <w:szCs w:val="24"/>
        </w:rPr>
        <w:t xml:space="preserve">In my view, it’s better for reader and writers to discover the ins and outs of </w:t>
      </w:r>
      <w:r w:rsidR="00B93C69" w:rsidRPr="003E1E74">
        <w:rPr>
          <w:color w:val="FF0000"/>
          <w:sz w:val="24"/>
          <w:szCs w:val="24"/>
        </w:rPr>
        <w:t>CasP</w:t>
      </w:r>
      <w:r w:rsidR="00E540EE">
        <w:rPr>
          <w:color w:val="FF0000"/>
          <w:sz w:val="24"/>
          <w:szCs w:val="24"/>
        </w:rPr>
        <w:t>’s</w:t>
      </w:r>
      <w:r w:rsidR="00B93C69" w:rsidRPr="003E1E74">
        <w:rPr>
          <w:color w:val="FF0000"/>
          <w:sz w:val="24"/>
          <w:szCs w:val="24"/>
        </w:rPr>
        <w:t xml:space="preserve"> histor</w:t>
      </w:r>
      <w:r w:rsidR="00E540EE">
        <w:rPr>
          <w:color w:val="FF0000"/>
          <w:sz w:val="24"/>
          <w:szCs w:val="24"/>
        </w:rPr>
        <w:t>y on their own.</w:t>
      </w:r>
    </w:p>
    <w:p w14:paraId="1E63D7CD" w14:textId="77777777" w:rsidR="00AF2A11" w:rsidRDefault="00AF2A11" w:rsidP="00AF2A11">
      <w:pPr>
        <w:pStyle w:val="Heading3"/>
      </w:pPr>
      <w:r>
        <w:t>+++++++++++++++++++++++++++++</w:t>
      </w:r>
    </w:p>
    <w:p w14:paraId="34897615" w14:textId="5827A8F6" w:rsidR="003E5377" w:rsidRDefault="003E5377" w:rsidP="003E5377">
      <w:pPr>
        <w:pStyle w:val="Heading3"/>
        <w:rPr>
          <w:sz w:val="27"/>
          <w:szCs w:val="27"/>
        </w:rPr>
      </w:pPr>
      <w:r>
        <w:t>Methods</w:t>
      </w:r>
    </w:p>
    <w:p w14:paraId="24070B97" w14:textId="77777777" w:rsidR="00D37EAE" w:rsidRPr="003E1E74" w:rsidRDefault="00D37EAE" w:rsidP="00D37EAE">
      <w:pPr>
        <w:pStyle w:val="NormalWeb"/>
        <w:rPr>
          <w:color w:val="FF0000"/>
          <w:sz w:val="24"/>
          <w:szCs w:val="24"/>
        </w:rPr>
      </w:pPr>
      <w:r w:rsidRPr="003E1E74">
        <w:rPr>
          <w:color w:val="FF0000"/>
          <w:sz w:val="24"/>
          <w:szCs w:val="24"/>
        </w:rPr>
        <w:t>Jonathan (2020-09-06): Is it a good idea to dictate or even suggest a method of analysis? For example, your own analysis of hierarchy</w:t>
      </w:r>
      <w:r>
        <w:rPr>
          <w:color w:val="FF0000"/>
          <w:sz w:val="24"/>
          <w:szCs w:val="24"/>
        </w:rPr>
        <w:t>-</w:t>
      </w:r>
      <w:r w:rsidRPr="003E1E74">
        <w:rPr>
          <w:color w:val="FF0000"/>
          <w:sz w:val="24"/>
          <w:szCs w:val="24"/>
        </w:rPr>
        <w:t xml:space="preserve">energy </w:t>
      </w:r>
      <w:r>
        <w:rPr>
          <w:color w:val="FF0000"/>
          <w:sz w:val="24"/>
          <w:szCs w:val="24"/>
        </w:rPr>
        <w:t xml:space="preserve">connection </w:t>
      </w:r>
      <w:r w:rsidRPr="003E1E74">
        <w:rPr>
          <w:color w:val="FF0000"/>
          <w:sz w:val="24"/>
          <w:szCs w:val="24"/>
        </w:rPr>
        <w:t xml:space="preserve">is certainly differential, but it does not deal with monetary value. </w:t>
      </w:r>
      <w:r>
        <w:rPr>
          <w:color w:val="FF0000"/>
          <w:sz w:val="24"/>
          <w:szCs w:val="24"/>
        </w:rPr>
        <w:t>I think we are on the same page in thinking that many methods are better than one</w:t>
      </w:r>
      <w:r w:rsidRPr="003E1E74">
        <w:rPr>
          <w:color w:val="FF0000"/>
          <w:sz w:val="24"/>
          <w:szCs w:val="24"/>
        </w:rPr>
        <w:t xml:space="preserve">. </w:t>
      </w:r>
      <w:r>
        <w:rPr>
          <w:color w:val="FF0000"/>
          <w:sz w:val="24"/>
          <w:szCs w:val="24"/>
        </w:rPr>
        <w:t>If you agree, maybe it’s better to delete this section.</w:t>
      </w:r>
    </w:p>
    <w:p w14:paraId="1883D6E1" w14:textId="3DE1573B" w:rsidR="003E5377" w:rsidRDefault="003E5377" w:rsidP="003E5377">
      <w:pPr>
        <w:pStyle w:val="NormalWeb"/>
        <w:rPr>
          <w:sz w:val="27"/>
          <w:szCs w:val="27"/>
        </w:rPr>
      </w:pPr>
      <w:r>
        <w:rPr>
          <w:sz w:val="27"/>
          <w:szCs w:val="27"/>
        </w:rPr>
        <w:t>A defining feature of capital-as-power research is a focus on ‘differential’ (rather than ‘real’) measures of monetary value. This can include (but is not limited to) differential capitalization, differential profit, differential income, and differential prices.</w:t>
      </w:r>
    </w:p>
    <w:p w14:paraId="57236FE4" w14:textId="77777777" w:rsidR="00B93C69" w:rsidRDefault="00B93C69" w:rsidP="00B93C69">
      <w:pPr>
        <w:pStyle w:val="Heading3"/>
      </w:pPr>
      <w:r>
        <w:lastRenderedPageBreak/>
        <w:t>+++++++++++++++++++++++++++++</w:t>
      </w:r>
    </w:p>
    <w:p w14:paraId="14D721A6" w14:textId="2B07551B" w:rsidR="003E5377" w:rsidRDefault="003E5377" w:rsidP="003E5377">
      <w:pPr>
        <w:pStyle w:val="Heading3"/>
        <w:rPr>
          <w:sz w:val="27"/>
          <w:szCs w:val="27"/>
        </w:rPr>
      </w:pPr>
      <w:r>
        <w:t>Past Research</w:t>
      </w:r>
    </w:p>
    <w:p w14:paraId="31711687" w14:textId="132707C9" w:rsidR="00D37EAE" w:rsidRPr="003E1E74" w:rsidRDefault="00D37EAE" w:rsidP="00D37EAE">
      <w:pPr>
        <w:pStyle w:val="NormalWeb"/>
        <w:rPr>
          <w:color w:val="FF0000"/>
          <w:sz w:val="24"/>
          <w:szCs w:val="24"/>
        </w:rPr>
      </w:pPr>
      <w:r w:rsidRPr="003E1E74">
        <w:rPr>
          <w:color w:val="FF0000"/>
          <w:sz w:val="24"/>
          <w:szCs w:val="24"/>
        </w:rPr>
        <w:t xml:space="preserve">Jonathan (2020-09-06): In my view, it’s better to avoid calling CasP a ‘framework’. I prefer ‘approach’ or ‘notion’, which are looser and </w:t>
      </w:r>
      <w:r>
        <w:rPr>
          <w:color w:val="FF0000"/>
          <w:sz w:val="24"/>
          <w:szCs w:val="24"/>
        </w:rPr>
        <w:t>accommodate</w:t>
      </w:r>
      <w:r w:rsidRPr="003E1E74">
        <w:rPr>
          <w:color w:val="FF0000"/>
          <w:sz w:val="24"/>
          <w:szCs w:val="24"/>
        </w:rPr>
        <w:t xml:space="preserve"> variation and dissent. Also, to broaden the range, I added</w:t>
      </w:r>
      <w:r w:rsidRPr="003E1E74">
        <w:rPr>
          <w:rFonts w:asciiTheme="minorHAnsi" w:hAnsiTheme="minorHAnsi" w:cstheme="minorHAnsi"/>
          <w:color w:val="FF0000"/>
          <w:sz w:val="24"/>
          <w:szCs w:val="24"/>
        </w:rPr>
        <w:t xml:space="preserve"> </w:t>
      </w:r>
      <w:r>
        <w:rPr>
          <w:rFonts w:asciiTheme="minorHAnsi" w:hAnsiTheme="minorHAnsi" w:cstheme="minorHAnsi"/>
          <w:color w:val="FF0000"/>
          <w:sz w:val="24"/>
          <w:szCs w:val="24"/>
        </w:rPr>
        <w:t>a few topics</w:t>
      </w:r>
      <w:r w:rsidRPr="003E1E74">
        <w:rPr>
          <w:rFonts w:asciiTheme="minorHAnsi" w:hAnsiTheme="minorHAnsi" w:cstheme="minorHAnsi"/>
          <w:color w:val="FF0000"/>
          <w:sz w:val="24"/>
          <w:szCs w:val="24"/>
        </w:rPr>
        <w:t>. Perhaps the topics should be arranged alphabetically.</w:t>
      </w:r>
    </w:p>
    <w:p w14:paraId="1C32A1B7" w14:textId="6600C018" w:rsidR="003E5377" w:rsidRDefault="003E5377" w:rsidP="003E5377">
      <w:pPr>
        <w:pStyle w:val="NormalWeb"/>
        <w:rPr>
          <w:sz w:val="27"/>
          <w:szCs w:val="27"/>
        </w:rPr>
      </w:pPr>
      <w:r>
        <w:rPr>
          <w:sz w:val="27"/>
          <w:szCs w:val="27"/>
        </w:rPr>
        <w:t xml:space="preserve">The capital as power </w:t>
      </w:r>
      <w:del w:id="15" w:author="Jonathan Nitzan" w:date="2020-09-08T14:54:00Z">
        <w:r w:rsidDel="005D59A7">
          <w:rPr>
            <w:sz w:val="27"/>
            <w:szCs w:val="27"/>
          </w:rPr>
          <w:delText xml:space="preserve">framework </w:delText>
        </w:r>
      </w:del>
      <w:ins w:id="16" w:author="Jonathan Nitzan" w:date="2020-09-08T14:54:00Z">
        <w:r w:rsidR="005D59A7">
          <w:rPr>
            <w:sz w:val="27"/>
            <w:szCs w:val="27"/>
          </w:rPr>
          <w:t xml:space="preserve">approach </w:t>
        </w:r>
      </w:ins>
      <w:r>
        <w:rPr>
          <w:sz w:val="27"/>
          <w:szCs w:val="27"/>
        </w:rPr>
        <w:t>has been applied to a wide variety of topics, including:</w:t>
      </w:r>
    </w:p>
    <w:p w14:paraId="15F7207C" w14:textId="77777777" w:rsidR="00081C49" w:rsidRDefault="00081C49" w:rsidP="00081C49">
      <w:pPr>
        <w:pStyle w:val="NormalWeb"/>
        <w:numPr>
          <w:ilvl w:val="0"/>
          <w:numId w:val="5"/>
        </w:numPr>
        <w:rPr>
          <w:ins w:id="17" w:author="Jonathan Nitzan" w:date="2020-09-08T14:52:00Z"/>
          <w:sz w:val="27"/>
          <w:szCs w:val="27"/>
        </w:rPr>
      </w:pPr>
      <w:ins w:id="18" w:author="Jonathan Nitzan" w:date="2020-09-08T14:52:00Z">
        <w:r>
          <w:rPr>
            <w:sz w:val="27"/>
            <w:szCs w:val="27"/>
          </w:rPr>
          <w:t xml:space="preserve">the </w:t>
        </w:r>
      </w:ins>
      <w:ins w:id="19" w:author="Jonathan Nitzan" w:date="2020-09-08T14:53:00Z">
        <w:r>
          <w:rPr>
            <w:sz w:val="27"/>
            <w:szCs w:val="27"/>
          </w:rPr>
          <w:t>origin of capitalism</w:t>
        </w:r>
      </w:ins>
    </w:p>
    <w:p w14:paraId="5D72BD19" w14:textId="77777777" w:rsidR="003E5377" w:rsidRDefault="003E5377" w:rsidP="003E5377">
      <w:pPr>
        <w:pStyle w:val="NormalWeb"/>
        <w:numPr>
          <w:ilvl w:val="0"/>
          <w:numId w:val="5"/>
        </w:numPr>
        <w:rPr>
          <w:sz w:val="27"/>
          <w:szCs w:val="27"/>
        </w:rPr>
      </w:pPr>
      <w:r>
        <w:rPr>
          <w:sz w:val="27"/>
          <w:szCs w:val="27"/>
        </w:rPr>
        <w:t>the growth of dominant capital</w:t>
      </w:r>
    </w:p>
    <w:p w14:paraId="15CD5D33" w14:textId="4A238335" w:rsidR="003E5377" w:rsidRDefault="003E5377" w:rsidP="003E5377">
      <w:pPr>
        <w:pStyle w:val="NormalWeb"/>
        <w:numPr>
          <w:ilvl w:val="0"/>
          <w:numId w:val="5"/>
        </w:numPr>
        <w:rPr>
          <w:sz w:val="27"/>
          <w:szCs w:val="27"/>
        </w:rPr>
      </w:pPr>
      <w:r>
        <w:rPr>
          <w:sz w:val="27"/>
          <w:szCs w:val="27"/>
        </w:rPr>
        <w:t>capitalist income and business cycles</w:t>
      </w:r>
    </w:p>
    <w:p w14:paraId="027D1D56" w14:textId="77777777" w:rsidR="003E5377" w:rsidRDefault="003E5377" w:rsidP="003E5377">
      <w:pPr>
        <w:pStyle w:val="NormalWeb"/>
        <w:numPr>
          <w:ilvl w:val="0"/>
          <w:numId w:val="5"/>
        </w:numPr>
        <w:rPr>
          <w:sz w:val="27"/>
          <w:szCs w:val="27"/>
        </w:rPr>
      </w:pPr>
      <w:r>
        <w:rPr>
          <w:sz w:val="27"/>
          <w:szCs w:val="27"/>
        </w:rPr>
        <w:t>the growth of hierarchy</w:t>
      </w:r>
    </w:p>
    <w:p w14:paraId="14DB1B60" w14:textId="66E9D459" w:rsidR="003E5377" w:rsidRDefault="003E5377" w:rsidP="003E5377">
      <w:pPr>
        <w:pStyle w:val="NormalWeb"/>
        <w:numPr>
          <w:ilvl w:val="0"/>
          <w:numId w:val="5"/>
        </w:numPr>
        <w:rPr>
          <w:sz w:val="27"/>
          <w:szCs w:val="27"/>
        </w:rPr>
      </w:pPr>
      <w:r>
        <w:rPr>
          <w:sz w:val="27"/>
          <w:szCs w:val="27"/>
        </w:rPr>
        <w:t>the nature of money</w:t>
      </w:r>
      <w:ins w:id="20" w:author="Jonathan Nitzan" w:date="2020-09-08T15:40:00Z">
        <w:r w:rsidR="003D03DC">
          <w:rPr>
            <w:sz w:val="27"/>
            <w:szCs w:val="27"/>
          </w:rPr>
          <w:t xml:space="preserve"> and finance</w:t>
        </w:r>
      </w:ins>
    </w:p>
    <w:p w14:paraId="34B5EF05" w14:textId="77777777" w:rsidR="003E5377" w:rsidRDefault="003E5377" w:rsidP="003E5377">
      <w:pPr>
        <w:pStyle w:val="NormalWeb"/>
        <w:numPr>
          <w:ilvl w:val="0"/>
          <w:numId w:val="5"/>
        </w:numPr>
        <w:rPr>
          <w:sz w:val="27"/>
          <w:szCs w:val="27"/>
        </w:rPr>
      </w:pPr>
      <w:r>
        <w:rPr>
          <w:sz w:val="27"/>
          <w:szCs w:val="27"/>
        </w:rPr>
        <w:t>income inequality</w:t>
      </w:r>
    </w:p>
    <w:p w14:paraId="429F65B0" w14:textId="0D2B6551" w:rsidR="003E5377" w:rsidRDefault="003E5377" w:rsidP="003E5377">
      <w:pPr>
        <w:pStyle w:val="NormalWeb"/>
        <w:numPr>
          <w:ilvl w:val="0"/>
          <w:numId w:val="5"/>
        </w:numPr>
        <w:rPr>
          <w:sz w:val="27"/>
          <w:szCs w:val="27"/>
        </w:rPr>
      </w:pPr>
      <w:r>
        <w:rPr>
          <w:sz w:val="27"/>
          <w:szCs w:val="27"/>
        </w:rPr>
        <w:t>debt</w:t>
      </w:r>
    </w:p>
    <w:p w14:paraId="780CE6BA" w14:textId="77777777" w:rsidR="003E5377" w:rsidRDefault="003E5377" w:rsidP="003E5377">
      <w:pPr>
        <w:pStyle w:val="NormalWeb"/>
        <w:numPr>
          <w:ilvl w:val="0"/>
          <w:numId w:val="5"/>
        </w:numPr>
        <w:rPr>
          <w:sz w:val="27"/>
          <w:szCs w:val="27"/>
        </w:rPr>
      </w:pPr>
      <w:r>
        <w:rPr>
          <w:sz w:val="27"/>
          <w:szCs w:val="27"/>
        </w:rPr>
        <w:t>social movements</w:t>
      </w:r>
    </w:p>
    <w:p w14:paraId="21FC6CF3" w14:textId="0E1D6264" w:rsidR="003E5377" w:rsidRDefault="003E5377" w:rsidP="003E5377">
      <w:pPr>
        <w:pStyle w:val="NormalWeb"/>
        <w:numPr>
          <w:ilvl w:val="0"/>
          <w:numId w:val="5"/>
        </w:numPr>
        <w:rPr>
          <w:ins w:id="21" w:author="Jonathan Nitzan" w:date="2020-09-08T14:53:00Z"/>
          <w:sz w:val="27"/>
          <w:szCs w:val="27"/>
        </w:rPr>
      </w:pPr>
      <w:r>
        <w:rPr>
          <w:sz w:val="27"/>
          <w:szCs w:val="27"/>
        </w:rPr>
        <w:t>mergers and acquisitions</w:t>
      </w:r>
    </w:p>
    <w:p w14:paraId="18544F6D" w14:textId="54B895E1" w:rsidR="00712969" w:rsidRDefault="00AA741F" w:rsidP="003E5377">
      <w:pPr>
        <w:pStyle w:val="NormalWeb"/>
        <w:numPr>
          <w:ilvl w:val="0"/>
          <w:numId w:val="5"/>
        </w:numPr>
        <w:rPr>
          <w:sz w:val="27"/>
          <w:szCs w:val="27"/>
        </w:rPr>
      </w:pPr>
      <w:ins w:id="22" w:author="Jonathan Nitzan" w:date="2020-09-08T15:48:00Z">
        <w:r>
          <w:rPr>
            <w:sz w:val="27"/>
            <w:szCs w:val="27"/>
          </w:rPr>
          <w:t xml:space="preserve">inflation and </w:t>
        </w:r>
      </w:ins>
      <w:ins w:id="23" w:author="Jonathan Nitzan" w:date="2020-09-08T14:53:00Z">
        <w:r w:rsidR="00712969">
          <w:rPr>
            <w:sz w:val="27"/>
            <w:szCs w:val="27"/>
          </w:rPr>
          <w:t>stagflation</w:t>
        </w:r>
      </w:ins>
    </w:p>
    <w:p w14:paraId="6BEC7806" w14:textId="0B941DBD" w:rsidR="003E5377" w:rsidRDefault="003E5377" w:rsidP="003E5377">
      <w:pPr>
        <w:pStyle w:val="NormalWeb"/>
        <w:numPr>
          <w:ilvl w:val="0"/>
          <w:numId w:val="5"/>
        </w:numPr>
        <w:rPr>
          <w:ins w:id="24" w:author="Jonathan Nitzan" w:date="2020-09-08T14:53:00Z"/>
          <w:sz w:val="27"/>
          <w:szCs w:val="27"/>
        </w:rPr>
      </w:pPr>
      <w:r>
        <w:rPr>
          <w:sz w:val="27"/>
          <w:szCs w:val="27"/>
        </w:rPr>
        <w:t>investment risk</w:t>
      </w:r>
    </w:p>
    <w:p w14:paraId="4C4581F3" w14:textId="576AFC86" w:rsidR="00712969" w:rsidRDefault="00712969" w:rsidP="003E5377">
      <w:pPr>
        <w:pStyle w:val="NormalWeb"/>
        <w:numPr>
          <w:ilvl w:val="0"/>
          <w:numId w:val="5"/>
        </w:numPr>
        <w:rPr>
          <w:ins w:id="25" w:author="Jonathan Nitzan" w:date="2020-09-08T14:54:00Z"/>
          <w:sz w:val="27"/>
          <w:szCs w:val="27"/>
        </w:rPr>
      </w:pPr>
      <w:ins w:id="26" w:author="Jonathan Nitzan" w:date="2020-09-08T14:53:00Z">
        <w:r>
          <w:rPr>
            <w:sz w:val="27"/>
            <w:szCs w:val="27"/>
          </w:rPr>
          <w:t>military conflicts</w:t>
        </w:r>
      </w:ins>
    </w:p>
    <w:p w14:paraId="3E667E44" w14:textId="4F445BDD" w:rsidR="00712969" w:rsidRDefault="00712969" w:rsidP="003E5377">
      <w:pPr>
        <w:pStyle w:val="NormalWeb"/>
        <w:numPr>
          <w:ilvl w:val="0"/>
          <w:numId w:val="5"/>
        </w:numPr>
        <w:rPr>
          <w:ins w:id="27" w:author="Jonathan Nitzan" w:date="2020-09-08T14:54:00Z"/>
          <w:sz w:val="27"/>
          <w:szCs w:val="27"/>
        </w:rPr>
      </w:pPr>
      <w:ins w:id="28" w:author="Jonathan Nitzan" w:date="2020-09-08T14:54:00Z">
        <w:r>
          <w:rPr>
            <w:sz w:val="27"/>
            <w:szCs w:val="27"/>
          </w:rPr>
          <w:t>education</w:t>
        </w:r>
      </w:ins>
    </w:p>
    <w:p w14:paraId="0C850DCC" w14:textId="178E9F03" w:rsidR="00712969" w:rsidRDefault="00712969" w:rsidP="003E5377">
      <w:pPr>
        <w:pStyle w:val="NormalWeb"/>
        <w:numPr>
          <w:ilvl w:val="0"/>
          <w:numId w:val="5"/>
        </w:numPr>
        <w:rPr>
          <w:ins w:id="29" w:author="Jonathan Nitzan" w:date="2020-09-08T15:30:00Z"/>
          <w:sz w:val="27"/>
          <w:szCs w:val="27"/>
        </w:rPr>
      </w:pPr>
      <w:ins w:id="30" w:author="Jonathan Nitzan" w:date="2020-09-08T14:54:00Z">
        <w:r>
          <w:rPr>
            <w:sz w:val="27"/>
            <w:szCs w:val="27"/>
          </w:rPr>
          <w:t>taxation</w:t>
        </w:r>
      </w:ins>
    </w:p>
    <w:p w14:paraId="5576E6F1" w14:textId="087BCBE2" w:rsidR="00081C49" w:rsidRDefault="00081C49" w:rsidP="003E5377">
      <w:pPr>
        <w:pStyle w:val="NormalWeb"/>
        <w:numPr>
          <w:ilvl w:val="0"/>
          <w:numId w:val="5"/>
        </w:numPr>
        <w:rPr>
          <w:ins w:id="31" w:author="Jonathan Nitzan" w:date="2020-09-08T15:30:00Z"/>
          <w:sz w:val="27"/>
          <w:szCs w:val="27"/>
        </w:rPr>
      </w:pPr>
      <w:ins w:id="32" w:author="Jonathan Nitzan" w:date="2020-09-08T15:30:00Z">
        <w:r>
          <w:rPr>
            <w:sz w:val="27"/>
            <w:szCs w:val="27"/>
          </w:rPr>
          <w:t>the stock market</w:t>
        </w:r>
      </w:ins>
    </w:p>
    <w:p w14:paraId="104950BB" w14:textId="4AD625E4" w:rsidR="00081C49" w:rsidRDefault="00081C49" w:rsidP="003E5377">
      <w:pPr>
        <w:pStyle w:val="NormalWeb"/>
        <w:numPr>
          <w:ilvl w:val="0"/>
          <w:numId w:val="5"/>
        </w:numPr>
        <w:rPr>
          <w:ins w:id="33" w:author="Jonathan Nitzan" w:date="2020-09-08T15:31:00Z"/>
          <w:sz w:val="27"/>
          <w:szCs w:val="27"/>
        </w:rPr>
      </w:pPr>
      <w:ins w:id="34" w:author="Jonathan Nitzan" w:date="2020-09-08T15:30:00Z">
        <w:r>
          <w:rPr>
            <w:sz w:val="27"/>
            <w:szCs w:val="27"/>
          </w:rPr>
          <w:t>cinema</w:t>
        </w:r>
      </w:ins>
    </w:p>
    <w:p w14:paraId="05350723" w14:textId="77777777" w:rsidR="00CC3CB3" w:rsidRDefault="00CC3CB3" w:rsidP="00CC3CB3">
      <w:pPr>
        <w:pStyle w:val="Heading3"/>
      </w:pPr>
      <w:r>
        <w:t>+++++++++++++++++++++++++++++</w:t>
      </w:r>
    </w:p>
    <w:p w14:paraId="69C55E89" w14:textId="0DD80680" w:rsidR="003E5377" w:rsidRDefault="003E5377" w:rsidP="003E5377">
      <w:pPr>
        <w:pStyle w:val="Heading3"/>
        <w:rPr>
          <w:sz w:val="27"/>
          <w:szCs w:val="27"/>
        </w:rPr>
      </w:pPr>
      <w:r>
        <w:t>Criticism Welcome</w:t>
      </w:r>
    </w:p>
    <w:p w14:paraId="53C89E63" w14:textId="3039876F" w:rsidR="003E5377" w:rsidRDefault="003E5377" w:rsidP="003E5377">
      <w:pPr>
        <w:pStyle w:val="NormalWeb"/>
        <w:rPr>
          <w:sz w:val="27"/>
          <w:szCs w:val="27"/>
        </w:rPr>
      </w:pPr>
      <w:r>
        <w:rPr>
          <w:sz w:val="27"/>
          <w:szCs w:val="27"/>
        </w:rPr>
        <w:t xml:space="preserve">The </w:t>
      </w:r>
      <w:r>
        <w:rPr>
          <w:rStyle w:val="Emphasis"/>
          <w:sz w:val="27"/>
          <w:szCs w:val="27"/>
        </w:rPr>
        <w:t>Review of Capital as Power</w:t>
      </w:r>
      <w:r>
        <w:rPr>
          <w:sz w:val="27"/>
          <w:szCs w:val="27"/>
        </w:rPr>
        <w:t xml:space="preserve"> welcomes research that is critical of the capital</w:t>
      </w:r>
      <w:ins w:id="35" w:author="Jonathan Nitzan" w:date="2020-09-08T15:51:00Z">
        <w:r w:rsidR="007543E6">
          <w:rPr>
            <w:sz w:val="27"/>
            <w:szCs w:val="27"/>
          </w:rPr>
          <w:t>-</w:t>
        </w:r>
      </w:ins>
      <w:del w:id="36" w:author="Jonathan Nitzan" w:date="2020-09-08T15:51:00Z">
        <w:r w:rsidR="007543E6" w:rsidDel="007543E6">
          <w:rPr>
            <w:sz w:val="27"/>
            <w:szCs w:val="27"/>
          </w:rPr>
          <w:delText xml:space="preserve"> </w:delText>
        </w:r>
      </w:del>
      <w:r>
        <w:rPr>
          <w:sz w:val="27"/>
          <w:szCs w:val="27"/>
        </w:rPr>
        <w:t>as</w:t>
      </w:r>
      <w:ins w:id="37" w:author="Jonathan Nitzan" w:date="2020-09-08T15:51:00Z">
        <w:r w:rsidR="007543E6">
          <w:rPr>
            <w:sz w:val="27"/>
            <w:szCs w:val="27"/>
          </w:rPr>
          <w:t>-</w:t>
        </w:r>
      </w:ins>
      <w:del w:id="38" w:author="Jonathan Nitzan" w:date="2020-09-08T15:51:00Z">
        <w:r w:rsidDel="007543E6">
          <w:rPr>
            <w:sz w:val="27"/>
            <w:szCs w:val="27"/>
          </w:rPr>
          <w:delText xml:space="preserve"> </w:delText>
        </w:r>
      </w:del>
      <w:r>
        <w:rPr>
          <w:sz w:val="27"/>
          <w:szCs w:val="27"/>
        </w:rPr>
        <w:t>power approach. This</w:t>
      </w:r>
      <w:ins w:id="39" w:author="Jonathan Nitzan" w:date="2020-09-08T15:40:00Z">
        <w:r w:rsidR="003D03DC">
          <w:rPr>
            <w:sz w:val="27"/>
            <w:szCs w:val="27"/>
          </w:rPr>
          <w:t xml:space="preserve"> research</w:t>
        </w:r>
      </w:ins>
      <w:r>
        <w:rPr>
          <w:sz w:val="27"/>
          <w:szCs w:val="27"/>
        </w:rPr>
        <w:t xml:space="preserve"> can include criticism of</w:t>
      </w:r>
      <w:ins w:id="40" w:author="Jonathan Nitzan" w:date="2020-09-08T14:57:00Z">
        <w:r w:rsidR="005D59A7">
          <w:rPr>
            <w:sz w:val="27"/>
            <w:szCs w:val="27"/>
          </w:rPr>
          <w:t xml:space="preserve"> specific studies</w:t>
        </w:r>
      </w:ins>
      <w:ins w:id="41" w:author="Jonathan Nitzan" w:date="2020-09-08T15:52:00Z">
        <w:r w:rsidR="007543E6">
          <w:rPr>
            <w:sz w:val="27"/>
            <w:szCs w:val="27"/>
          </w:rPr>
          <w:t>, method</w:t>
        </w:r>
      </w:ins>
      <w:ins w:id="42" w:author="Jonathan Nitzan" w:date="2020-09-08T15:53:00Z">
        <w:r w:rsidR="007543E6">
          <w:rPr>
            <w:sz w:val="27"/>
            <w:szCs w:val="27"/>
          </w:rPr>
          <w:t>s</w:t>
        </w:r>
      </w:ins>
      <w:ins w:id="43" w:author="Jonathan Nitzan" w:date="2020-09-08T15:52:00Z">
        <w:r w:rsidR="007543E6">
          <w:rPr>
            <w:sz w:val="27"/>
            <w:szCs w:val="27"/>
          </w:rPr>
          <w:t xml:space="preserve"> and the very notion of capital as power </w:t>
        </w:r>
      </w:ins>
      <w:del w:id="44" w:author="Jonathan Nitzan" w:date="2020-09-08T15:52:00Z">
        <w:r w:rsidDel="007543E6">
          <w:rPr>
            <w:sz w:val="27"/>
            <w:szCs w:val="27"/>
          </w:rPr>
          <w:delText xml:space="preserve"> methods and/or</w:delText>
        </w:r>
      </w:del>
      <w:ins w:id="45" w:author="Jonathan Nitzan" w:date="2020-09-08T15:52:00Z">
        <w:r w:rsidR="007543E6">
          <w:rPr>
            <w:sz w:val="27"/>
            <w:szCs w:val="27"/>
          </w:rPr>
          <w:t>.</w:t>
        </w:r>
      </w:ins>
      <w:del w:id="46" w:author="Jonathan Nitzan" w:date="2020-09-08T15:52:00Z">
        <w:r w:rsidDel="007543E6">
          <w:rPr>
            <w:sz w:val="27"/>
            <w:szCs w:val="27"/>
          </w:rPr>
          <w:delText xml:space="preserve"> </w:delText>
        </w:r>
      </w:del>
      <w:del w:id="47" w:author="Jonathan Nitzan" w:date="2020-09-08T15:51:00Z">
        <w:r w:rsidDel="007543E6">
          <w:rPr>
            <w:sz w:val="27"/>
            <w:szCs w:val="27"/>
          </w:rPr>
          <w:delText xml:space="preserve">of </w:delText>
        </w:r>
      </w:del>
      <w:del w:id="48" w:author="Jonathan Nitzan" w:date="2020-09-08T15:52:00Z">
        <w:r w:rsidDel="007543E6">
          <w:rPr>
            <w:sz w:val="27"/>
            <w:szCs w:val="27"/>
          </w:rPr>
          <w:delText>the capital-as-power framework itself</w:delText>
        </w:r>
      </w:del>
      <w:r>
        <w:rPr>
          <w:sz w:val="27"/>
          <w:szCs w:val="27"/>
        </w:rPr>
        <w:t>.</w:t>
      </w:r>
    </w:p>
    <w:p w14:paraId="62831963" w14:textId="77777777" w:rsidR="00CC3CB3" w:rsidRDefault="00CC3CB3" w:rsidP="00CC3CB3">
      <w:pPr>
        <w:pStyle w:val="Heading3"/>
      </w:pPr>
      <w:r>
        <w:t>+++++++++++++++++++++++++++++</w:t>
      </w:r>
    </w:p>
    <w:p w14:paraId="52711607" w14:textId="77777777" w:rsidR="003E5377" w:rsidRDefault="003E5377" w:rsidP="003E5377">
      <w:pPr>
        <w:pStyle w:val="Heading3"/>
        <w:rPr>
          <w:sz w:val="27"/>
          <w:szCs w:val="27"/>
        </w:rPr>
      </w:pPr>
      <w:r>
        <w:t>Replication and Null Results</w:t>
      </w:r>
    </w:p>
    <w:p w14:paraId="50711454" w14:textId="6BD8ACEE" w:rsidR="008F1FF7" w:rsidRPr="003E1E74" w:rsidRDefault="00CB5F62" w:rsidP="008F1FF7">
      <w:pPr>
        <w:pStyle w:val="NormalWeb"/>
        <w:rPr>
          <w:color w:val="FF0000"/>
          <w:sz w:val="24"/>
          <w:szCs w:val="24"/>
        </w:rPr>
      </w:pPr>
      <w:r w:rsidRPr="003E1E74">
        <w:rPr>
          <w:color w:val="FF0000"/>
          <w:sz w:val="24"/>
          <w:szCs w:val="24"/>
        </w:rPr>
        <w:t xml:space="preserve">Jonathan (2020-09-06): </w:t>
      </w:r>
      <w:r w:rsidR="008F1FF7" w:rsidRPr="003E1E74">
        <w:rPr>
          <w:color w:val="FF0000"/>
          <w:sz w:val="24"/>
          <w:szCs w:val="24"/>
        </w:rPr>
        <w:t>Excellent</w:t>
      </w:r>
      <w:r w:rsidR="0014019D" w:rsidRPr="003E1E74">
        <w:rPr>
          <w:color w:val="FF0000"/>
          <w:sz w:val="24"/>
          <w:szCs w:val="24"/>
        </w:rPr>
        <w:t xml:space="preserve"> idea.</w:t>
      </w:r>
    </w:p>
    <w:p w14:paraId="5766F11E" w14:textId="51E72EFA" w:rsidR="003E5377" w:rsidRDefault="003E5377" w:rsidP="003E5377">
      <w:pPr>
        <w:pStyle w:val="NormalWeb"/>
        <w:rPr>
          <w:sz w:val="27"/>
          <w:szCs w:val="27"/>
        </w:rPr>
      </w:pPr>
      <w:r>
        <w:rPr>
          <w:sz w:val="27"/>
          <w:szCs w:val="27"/>
        </w:rPr>
        <w:t xml:space="preserve">We welcome research that attempts to replicate past studies, including those published in the </w:t>
      </w:r>
      <w:r>
        <w:rPr>
          <w:rStyle w:val="Emphasis"/>
          <w:sz w:val="27"/>
          <w:szCs w:val="27"/>
        </w:rPr>
        <w:t>Review of Capital as Power</w:t>
      </w:r>
      <w:r>
        <w:rPr>
          <w:sz w:val="27"/>
          <w:szCs w:val="27"/>
        </w:rPr>
        <w:t>. We also welcome empirical work with null results (i.e. where the evidence does not support the tested hypothesis).</w:t>
      </w:r>
    </w:p>
    <w:p w14:paraId="2D021AF7" w14:textId="44D15005" w:rsidR="00AA3034" w:rsidRDefault="00AA3034" w:rsidP="003E5377">
      <w:pPr>
        <w:pStyle w:val="NormalWeb"/>
        <w:rPr>
          <w:sz w:val="27"/>
          <w:szCs w:val="27"/>
        </w:rPr>
      </w:pPr>
    </w:p>
    <w:p w14:paraId="2CF7A4F0" w14:textId="337F4BDA" w:rsidR="00AA3034" w:rsidRDefault="00AA3034" w:rsidP="003E5377">
      <w:pPr>
        <w:pStyle w:val="NormalWeb"/>
        <w:rPr>
          <w:sz w:val="27"/>
          <w:szCs w:val="27"/>
        </w:rPr>
      </w:pPr>
    </w:p>
    <w:p w14:paraId="138E7999" w14:textId="22D505CB" w:rsidR="00E43514" w:rsidRPr="00D37EAE" w:rsidRDefault="00E43514" w:rsidP="00860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120"/>
        <w:rPr>
          <w:b/>
          <w:bCs/>
          <w:sz w:val="24"/>
          <w:szCs w:val="24"/>
          <w:lang w:val="en-CA"/>
        </w:rPr>
      </w:pPr>
      <w:r w:rsidRPr="00D37EAE">
        <w:rPr>
          <w:b/>
          <w:bCs/>
          <w:sz w:val="24"/>
          <w:szCs w:val="24"/>
          <w:lang w:val="en-CA"/>
        </w:rPr>
        <w:lastRenderedPageBreak/>
        <w:t xml:space="preserve">Issue </w:t>
      </w:r>
      <w:r w:rsidR="00D90192">
        <w:rPr>
          <w:b/>
          <w:bCs/>
          <w:sz w:val="24"/>
          <w:szCs w:val="24"/>
          <w:lang w:val="en-CA"/>
        </w:rPr>
        <w:t>8</w:t>
      </w:r>
      <w:r w:rsidRPr="00D37EAE">
        <w:rPr>
          <w:b/>
          <w:bCs/>
          <w:sz w:val="24"/>
          <w:szCs w:val="24"/>
          <w:lang w:val="en-CA"/>
        </w:rPr>
        <w:t xml:space="preserve">. RECASP “Submission Guidelines” </w:t>
      </w:r>
    </w:p>
    <w:p w14:paraId="72D76214" w14:textId="77777777" w:rsidR="00E43514" w:rsidRDefault="00E43514" w:rsidP="00E43514">
      <w:pPr>
        <w:pStyle w:val="Heading1"/>
      </w:pPr>
      <w:r>
        <w:t>Submission Guidelines</w:t>
      </w:r>
    </w:p>
    <w:p w14:paraId="4BDA85E9" w14:textId="2122704C" w:rsidR="00E43514" w:rsidRDefault="00E43514" w:rsidP="00E43514">
      <w:pPr>
        <w:pStyle w:val="NormalWeb"/>
        <w:rPr>
          <w:sz w:val="27"/>
          <w:szCs w:val="27"/>
        </w:rPr>
      </w:pPr>
      <w:r w:rsidRPr="00D37EAE">
        <w:rPr>
          <w:sz w:val="27"/>
          <w:szCs w:val="27"/>
        </w:rPr>
        <w:t xml:space="preserve">To submit an article, please email your manuscript to </w:t>
      </w:r>
      <w:r w:rsidRPr="00D37EAE">
        <w:rPr>
          <w:rStyle w:val="HTMLCode"/>
        </w:rPr>
        <w:t>blairfix@gmail.com</w:t>
      </w:r>
      <w:r w:rsidRPr="00D37EAE">
        <w:rPr>
          <w:sz w:val="27"/>
          <w:szCs w:val="27"/>
        </w:rPr>
        <w:t xml:space="preserve"> with the subject ‘RECASP submission’. Manuscripts should be sent as a PDF file.</w:t>
      </w:r>
    </w:p>
    <w:p w14:paraId="1DB2D7E9" w14:textId="77777777" w:rsidR="00607EC3" w:rsidRDefault="00607EC3" w:rsidP="00607EC3">
      <w:pPr>
        <w:pStyle w:val="Heading3"/>
      </w:pPr>
      <w:r>
        <w:t>+++++++++++++++++++++++++++++</w:t>
      </w:r>
    </w:p>
    <w:p w14:paraId="1950242C" w14:textId="77777777" w:rsidR="00E43514" w:rsidRDefault="00E43514" w:rsidP="00E43514">
      <w:pPr>
        <w:pStyle w:val="Heading3"/>
        <w:rPr>
          <w:sz w:val="27"/>
          <w:szCs w:val="27"/>
        </w:rPr>
      </w:pPr>
      <w:r>
        <w:t>Anonymous Peer Review</w:t>
      </w:r>
    </w:p>
    <w:p w14:paraId="32886E5F" w14:textId="77777777" w:rsidR="00E43514" w:rsidRDefault="00E43514" w:rsidP="00E43514">
      <w:pPr>
        <w:pStyle w:val="NormalWeb"/>
        <w:rPr>
          <w:sz w:val="27"/>
          <w:szCs w:val="27"/>
        </w:rPr>
      </w:pPr>
      <w:r>
        <w:rPr>
          <w:sz w:val="27"/>
          <w:szCs w:val="27"/>
        </w:rPr>
        <w:t xml:space="preserve">The </w:t>
      </w:r>
      <w:r>
        <w:rPr>
          <w:rStyle w:val="Emphasis"/>
          <w:sz w:val="27"/>
          <w:szCs w:val="27"/>
        </w:rPr>
        <w:t>Review of Capital as Power</w:t>
      </w:r>
      <w:r>
        <w:rPr>
          <w:sz w:val="27"/>
          <w:szCs w:val="27"/>
        </w:rPr>
        <w:t xml:space="preserve"> practices double-blind peer review. To facilitate review, please send two versions of your manuscript:</w:t>
      </w:r>
    </w:p>
    <w:p w14:paraId="36FF09CE" w14:textId="77777777" w:rsidR="00E43514" w:rsidRDefault="00E43514" w:rsidP="00E43514">
      <w:pPr>
        <w:numPr>
          <w:ilvl w:val="0"/>
          <w:numId w:val="8"/>
        </w:numPr>
        <w:spacing w:before="100" w:beforeAutospacing="1" w:after="100" w:afterAutospacing="1" w:line="240" w:lineRule="auto"/>
        <w:rPr>
          <w:sz w:val="27"/>
          <w:szCs w:val="27"/>
        </w:rPr>
      </w:pPr>
      <w:r>
        <w:rPr>
          <w:rStyle w:val="Emphasis"/>
          <w:sz w:val="27"/>
          <w:szCs w:val="27"/>
        </w:rPr>
        <w:t>Version 1</w:t>
      </w:r>
      <w:r>
        <w:rPr>
          <w:sz w:val="27"/>
          <w:szCs w:val="27"/>
        </w:rPr>
        <w:t>: includes author information (including a max 200-word author biography)</w:t>
      </w:r>
    </w:p>
    <w:p w14:paraId="7127EEC3" w14:textId="77777777" w:rsidR="00E43514" w:rsidRDefault="00E43514" w:rsidP="00E43514">
      <w:pPr>
        <w:numPr>
          <w:ilvl w:val="0"/>
          <w:numId w:val="8"/>
        </w:numPr>
        <w:spacing w:before="100" w:beforeAutospacing="1" w:after="100" w:afterAutospacing="1" w:line="240" w:lineRule="auto"/>
        <w:rPr>
          <w:sz w:val="27"/>
          <w:szCs w:val="27"/>
        </w:rPr>
      </w:pPr>
      <w:r>
        <w:rPr>
          <w:rStyle w:val="Emphasis"/>
          <w:sz w:val="27"/>
          <w:szCs w:val="27"/>
        </w:rPr>
        <w:t>Version 2</w:t>
      </w:r>
      <w:r>
        <w:rPr>
          <w:sz w:val="27"/>
          <w:szCs w:val="27"/>
        </w:rPr>
        <w:t xml:space="preserve">: identifying information </w:t>
      </w:r>
      <w:r>
        <w:rPr>
          <w:rStyle w:val="Emphasis"/>
          <w:sz w:val="27"/>
          <w:szCs w:val="27"/>
        </w:rPr>
        <w:t>redacted</w:t>
      </w:r>
    </w:p>
    <w:p w14:paraId="7111D6B7" w14:textId="77777777" w:rsidR="00607EC3" w:rsidRDefault="00607EC3" w:rsidP="00607EC3">
      <w:pPr>
        <w:pStyle w:val="Heading3"/>
      </w:pPr>
      <w:r>
        <w:t>+++++++++++++++++++++++++++++</w:t>
      </w:r>
    </w:p>
    <w:p w14:paraId="23FFA142" w14:textId="77777777" w:rsidR="00E43514" w:rsidRDefault="00E43514" w:rsidP="00E43514">
      <w:pPr>
        <w:pStyle w:val="Heading3"/>
        <w:rPr>
          <w:sz w:val="27"/>
          <w:szCs w:val="27"/>
        </w:rPr>
      </w:pPr>
      <w:r>
        <w:t>Length</w:t>
      </w:r>
    </w:p>
    <w:p w14:paraId="596839D0" w14:textId="5E770255" w:rsidR="00CB5F62" w:rsidRPr="003E1E74" w:rsidRDefault="00CB5F62" w:rsidP="00CB5F62">
      <w:pPr>
        <w:pStyle w:val="NormalWeb"/>
        <w:rPr>
          <w:color w:val="FF0000"/>
          <w:sz w:val="24"/>
          <w:szCs w:val="24"/>
        </w:rPr>
      </w:pPr>
      <w:r w:rsidRPr="003E1E74">
        <w:rPr>
          <w:color w:val="FF0000"/>
          <w:sz w:val="24"/>
          <w:szCs w:val="24"/>
        </w:rPr>
        <w:t xml:space="preserve">Jonathan Nitzan (2020-09-08): </w:t>
      </w:r>
      <w:r w:rsidR="00665376">
        <w:rPr>
          <w:color w:val="FF0000"/>
          <w:sz w:val="24"/>
          <w:szCs w:val="24"/>
        </w:rPr>
        <w:t>Do you really mean</w:t>
      </w:r>
      <w:r w:rsidRPr="003E1E74">
        <w:rPr>
          <w:color w:val="FF0000"/>
          <w:sz w:val="24"/>
          <w:szCs w:val="24"/>
        </w:rPr>
        <w:t xml:space="preserve"> </w:t>
      </w:r>
      <w:r w:rsidR="00665376">
        <w:rPr>
          <w:color w:val="FF0000"/>
          <w:sz w:val="24"/>
          <w:szCs w:val="24"/>
        </w:rPr>
        <w:t>“</w:t>
      </w:r>
      <w:r w:rsidRPr="003E1E74">
        <w:rPr>
          <w:color w:val="FF0000"/>
          <w:sz w:val="24"/>
          <w:szCs w:val="24"/>
        </w:rPr>
        <w:t>any length</w:t>
      </w:r>
      <w:r w:rsidR="00665376">
        <w:rPr>
          <w:color w:val="FF0000"/>
          <w:sz w:val="24"/>
          <w:szCs w:val="24"/>
        </w:rPr>
        <w:t xml:space="preserve">”? </w:t>
      </w:r>
      <w:r w:rsidRPr="003E1E74">
        <w:rPr>
          <w:color w:val="FF0000"/>
          <w:sz w:val="24"/>
          <w:szCs w:val="24"/>
        </w:rPr>
        <w:t>Will you publish a 400-page paper?</w:t>
      </w:r>
      <w:r w:rsidR="00316C52" w:rsidRPr="003E1E74">
        <w:rPr>
          <w:color w:val="FF0000"/>
          <w:sz w:val="24"/>
          <w:szCs w:val="24"/>
        </w:rPr>
        <w:t xml:space="preserve"> Perhaps recommend 8-12,000 words, </w:t>
      </w:r>
      <w:r w:rsidR="00665376">
        <w:rPr>
          <w:color w:val="FF0000"/>
          <w:sz w:val="24"/>
          <w:szCs w:val="24"/>
        </w:rPr>
        <w:t xml:space="preserve">or something like that, and add that under special circumstances, </w:t>
      </w:r>
      <w:r w:rsidR="00316C52" w:rsidRPr="003E1E74">
        <w:rPr>
          <w:color w:val="FF0000"/>
          <w:sz w:val="24"/>
          <w:szCs w:val="24"/>
        </w:rPr>
        <w:t>RECASP will consider longer paper</w:t>
      </w:r>
      <w:r w:rsidR="00665376">
        <w:rPr>
          <w:color w:val="FF0000"/>
          <w:sz w:val="24"/>
          <w:szCs w:val="24"/>
        </w:rPr>
        <w:t xml:space="preserve"> (up to ???)</w:t>
      </w:r>
      <w:r w:rsidR="00316C52" w:rsidRPr="003E1E74">
        <w:rPr>
          <w:color w:val="FF0000"/>
          <w:sz w:val="24"/>
          <w:szCs w:val="24"/>
        </w:rPr>
        <w:t xml:space="preserve">. </w:t>
      </w:r>
    </w:p>
    <w:p w14:paraId="20DA228B" w14:textId="23DFBD27" w:rsidR="00E43514" w:rsidRDefault="00E43514" w:rsidP="00E43514">
      <w:pPr>
        <w:pStyle w:val="NormalWeb"/>
        <w:rPr>
          <w:sz w:val="27"/>
          <w:szCs w:val="27"/>
        </w:rPr>
      </w:pPr>
      <w:r>
        <w:rPr>
          <w:sz w:val="27"/>
          <w:szCs w:val="27"/>
        </w:rPr>
        <w:t>Manuscripts can be any length. However, authors should aim for brevity when possible.</w:t>
      </w:r>
    </w:p>
    <w:p w14:paraId="546718D9" w14:textId="77777777" w:rsidR="00607EC3" w:rsidRDefault="00607EC3" w:rsidP="00607EC3">
      <w:pPr>
        <w:pStyle w:val="Heading3"/>
      </w:pPr>
      <w:r>
        <w:t>+++++++++++++++++++++++++++++</w:t>
      </w:r>
    </w:p>
    <w:p w14:paraId="6B6BDF7F" w14:textId="77777777" w:rsidR="00E43514" w:rsidRDefault="00E43514" w:rsidP="00E43514">
      <w:pPr>
        <w:pStyle w:val="Heading3"/>
        <w:rPr>
          <w:sz w:val="27"/>
          <w:szCs w:val="27"/>
        </w:rPr>
      </w:pPr>
      <w:r>
        <w:t>File Formats</w:t>
      </w:r>
    </w:p>
    <w:p w14:paraId="246A0366" w14:textId="00D4F866" w:rsidR="00E43514" w:rsidRDefault="00E43514" w:rsidP="00E43514">
      <w:pPr>
        <w:pStyle w:val="NormalWeb"/>
        <w:rPr>
          <w:sz w:val="27"/>
          <w:szCs w:val="27"/>
        </w:rPr>
      </w:pPr>
      <w:r>
        <w:rPr>
          <w:sz w:val="27"/>
          <w:szCs w:val="27"/>
        </w:rPr>
        <w:t xml:space="preserve">Manuscripts for peer review should be sent in PDF format. Accepted manuscripts </w:t>
      </w:r>
      <w:del w:id="49" w:author="Jonathan Nitzan" w:date="2020-09-08T16:16:00Z">
        <w:r w:rsidDel="00316C52">
          <w:rPr>
            <w:sz w:val="27"/>
            <w:szCs w:val="27"/>
          </w:rPr>
          <w:delText xml:space="preserve">can </w:delText>
        </w:r>
      </w:del>
      <w:ins w:id="50" w:author="Jonathan Nitzan" w:date="2020-09-08T20:16:00Z">
        <w:r w:rsidR="00665376">
          <w:rPr>
            <w:sz w:val="27"/>
            <w:szCs w:val="27"/>
          </w:rPr>
          <w:t>should</w:t>
        </w:r>
      </w:ins>
      <w:ins w:id="51" w:author="Jonathan Nitzan" w:date="2020-09-08T16:16:00Z">
        <w:r w:rsidR="00316C52">
          <w:rPr>
            <w:sz w:val="27"/>
            <w:szCs w:val="27"/>
          </w:rPr>
          <w:t xml:space="preserve"> </w:t>
        </w:r>
      </w:ins>
      <w:ins w:id="52" w:author="Jonathan Nitzan" w:date="2020-09-08T16:17:00Z">
        <w:r w:rsidR="00316C52">
          <w:rPr>
            <w:sz w:val="27"/>
            <w:szCs w:val="27"/>
          </w:rPr>
          <w:t xml:space="preserve">[?] </w:t>
        </w:r>
      </w:ins>
      <w:r>
        <w:rPr>
          <w:sz w:val="27"/>
          <w:szCs w:val="27"/>
        </w:rPr>
        <w:t>be sent in LaTex, markdown or DOC/DOCX/OTF.</w:t>
      </w:r>
    </w:p>
    <w:p w14:paraId="12312C1B" w14:textId="77777777" w:rsidR="00607EC3" w:rsidRDefault="00607EC3" w:rsidP="00607EC3">
      <w:pPr>
        <w:pStyle w:val="Heading3"/>
      </w:pPr>
      <w:r>
        <w:t>+++++++++++++++++++++++++++++</w:t>
      </w:r>
    </w:p>
    <w:p w14:paraId="12112810" w14:textId="77777777" w:rsidR="00E43514" w:rsidRDefault="00E43514" w:rsidP="00E43514">
      <w:pPr>
        <w:pStyle w:val="Heading3"/>
        <w:rPr>
          <w:sz w:val="27"/>
          <w:szCs w:val="27"/>
        </w:rPr>
      </w:pPr>
      <w:r>
        <w:t>Referencing</w:t>
      </w:r>
    </w:p>
    <w:p w14:paraId="373AB6A5" w14:textId="77777777" w:rsidR="00E43514" w:rsidRDefault="00E43514" w:rsidP="00E43514">
      <w:pPr>
        <w:pStyle w:val="NormalWeb"/>
        <w:rPr>
          <w:sz w:val="27"/>
          <w:szCs w:val="27"/>
        </w:rPr>
      </w:pPr>
      <w:r>
        <w:rPr>
          <w:rStyle w:val="Emphasis"/>
          <w:sz w:val="27"/>
          <w:szCs w:val="27"/>
        </w:rPr>
        <w:t>RECASP</w:t>
      </w:r>
      <w:r>
        <w:rPr>
          <w:sz w:val="27"/>
          <w:szCs w:val="27"/>
        </w:rPr>
        <w:t xml:space="preserve"> uses the Harvard system of referencing. See </w:t>
      </w:r>
      <w:hyperlink r:id="rId23" w:history="1">
        <w:r>
          <w:rPr>
            <w:rStyle w:val="Hyperlink"/>
            <w:sz w:val="27"/>
            <w:szCs w:val="27"/>
          </w:rPr>
          <w:t>this guide</w:t>
        </w:r>
      </w:hyperlink>
      <w:r>
        <w:rPr>
          <w:sz w:val="27"/>
          <w:szCs w:val="27"/>
        </w:rPr>
        <w:t xml:space="preserve"> for instructions.</w:t>
      </w:r>
    </w:p>
    <w:p w14:paraId="79DEA6F3" w14:textId="77777777" w:rsidR="00607EC3" w:rsidRDefault="00607EC3" w:rsidP="00607EC3">
      <w:pPr>
        <w:pStyle w:val="Heading3"/>
      </w:pPr>
      <w:r>
        <w:t>+++++++++++++++++++++++++++++</w:t>
      </w:r>
    </w:p>
    <w:p w14:paraId="627DA0B2" w14:textId="77777777" w:rsidR="00E43514" w:rsidRDefault="00E43514" w:rsidP="00E43514">
      <w:pPr>
        <w:pStyle w:val="Heading3"/>
        <w:rPr>
          <w:sz w:val="27"/>
          <w:szCs w:val="27"/>
        </w:rPr>
      </w:pPr>
      <w:r>
        <w:t>LaTex Template</w:t>
      </w:r>
    </w:p>
    <w:p w14:paraId="088AB4D1" w14:textId="77777777" w:rsidR="00E43514" w:rsidRDefault="00E43514" w:rsidP="00E43514">
      <w:pPr>
        <w:pStyle w:val="NormalWeb"/>
        <w:rPr>
          <w:sz w:val="27"/>
          <w:szCs w:val="27"/>
        </w:rPr>
      </w:pPr>
      <w:r>
        <w:rPr>
          <w:rStyle w:val="Emphasis"/>
          <w:sz w:val="27"/>
          <w:szCs w:val="27"/>
        </w:rPr>
        <w:t>RECASP</w:t>
      </w:r>
      <w:r>
        <w:rPr>
          <w:sz w:val="27"/>
          <w:szCs w:val="27"/>
        </w:rPr>
        <w:t xml:space="preserve"> provides a template for LaTeX submissions. </w:t>
      </w:r>
      <w:hyperlink r:id="rId24" w:history="1">
        <w:r>
          <w:rPr>
            <w:rStyle w:val="Hyperlink"/>
            <w:sz w:val="27"/>
            <w:szCs w:val="27"/>
          </w:rPr>
          <w:t>Download the template</w:t>
        </w:r>
      </w:hyperlink>
      <w:r>
        <w:rPr>
          <w:sz w:val="27"/>
          <w:szCs w:val="27"/>
        </w:rPr>
        <w:t>.</w:t>
      </w:r>
    </w:p>
    <w:p w14:paraId="6DB7A0A6" w14:textId="77777777" w:rsidR="00607EC3" w:rsidRDefault="00607EC3" w:rsidP="00607EC3">
      <w:pPr>
        <w:pStyle w:val="Heading3"/>
      </w:pPr>
      <w:r>
        <w:lastRenderedPageBreak/>
        <w:t>+++++++++++++++++++++++++++++</w:t>
      </w:r>
    </w:p>
    <w:p w14:paraId="4C477BD5" w14:textId="77777777" w:rsidR="00E43514" w:rsidRDefault="00E43514" w:rsidP="00E43514">
      <w:pPr>
        <w:pStyle w:val="Heading3"/>
        <w:rPr>
          <w:sz w:val="27"/>
          <w:szCs w:val="27"/>
        </w:rPr>
      </w:pPr>
      <w:r>
        <w:t>Figures</w:t>
      </w:r>
    </w:p>
    <w:p w14:paraId="6D668646" w14:textId="77777777" w:rsidR="00E43514" w:rsidRDefault="00E43514" w:rsidP="00E43514">
      <w:pPr>
        <w:pStyle w:val="NormalWeb"/>
        <w:rPr>
          <w:sz w:val="27"/>
          <w:szCs w:val="27"/>
        </w:rPr>
      </w:pPr>
      <w:r>
        <w:rPr>
          <w:sz w:val="27"/>
          <w:szCs w:val="27"/>
        </w:rPr>
        <w:t xml:space="preserve">Please include figures </w:t>
      </w:r>
      <w:r>
        <w:rPr>
          <w:rStyle w:val="Emphasis"/>
          <w:sz w:val="27"/>
          <w:szCs w:val="27"/>
        </w:rPr>
        <w:t>within</w:t>
      </w:r>
      <w:r>
        <w:rPr>
          <w:sz w:val="27"/>
          <w:szCs w:val="27"/>
        </w:rPr>
        <w:t xml:space="preserve"> your manuscript. Should your manuscript be accepted, we will ask for high-resolution figure files. Acceptable figure formats include:</w:t>
      </w:r>
    </w:p>
    <w:p w14:paraId="113A1ADA" w14:textId="77777777" w:rsidR="00E43514" w:rsidRDefault="00E43514" w:rsidP="00E43514">
      <w:pPr>
        <w:numPr>
          <w:ilvl w:val="0"/>
          <w:numId w:val="9"/>
        </w:numPr>
        <w:spacing w:before="100" w:beforeAutospacing="1" w:after="100" w:afterAutospacing="1" w:line="240" w:lineRule="auto"/>
        <w:rPr>
          <w:sz w:val="27"/>
          <w:szCs w:val="27"/>
        </w:rPr>
      </w:pPr>
      <w:r>
        <w:rPr>
          <w:sz w:val="27"/>
          <w:szCs w:val="27"/>
        </w:rPr>
        <w:t>png</w:t>
      </w:r>
    </w:p>
    <w:p w14:paraId="7D24D490" w14:textId="77777777" w:rsidR="00E43514" w:rsidRDefault="00E43514" w:rsidP="00E43514">
      <w:pPr>
        <w:numPr>
          <w:ilvl w:val="0"/>
          <w:numId w:val="9"/>
        </w:numPr>
        <w:spacing w:before="100" w:beforeAutospacing="1" w:after="100" w:afterAutospacing="1" w:line="240" w:lineRule="auto"/>
        <w:rPr>
          <w:sz w:val="27"/>
          <w:szCs w:val="27"/>
        </w:rPr>
      </w:pPr>
      <w:r>
        <w:rPr>
          <w:sz w:val="27"/>
          <w:szCs w:val="27"/>
        </w:rPr>
        <w:t>jpg</w:t>
      </w:r>
    </w:p>
    <w:p w14:paraId="08FBA16F" w14:textId="77777777" w:rsidR="00E43514" w:rsidRDefault="00E43514" w:rsidP="00E43514">
      <w:pPr>
        <w:numPr>
          <w:ilvl w:val="0"/>
          <w:numId w:val="9"/>
        </w:numPr>
        <w:spacing w:before="100" w:beforeAutospacing="1" w:after="100" w:afterAutospacing="1" w:line="240" w:lineRule="auto"/>
        <w:rPr>
          <w:sz w:val="27"/>
          <w:szCs w:val="27"/>
        </w:rPr>
      </w:pPr>
      <w:r>
        <w:rPr>
          <w:sz w:val="27"/>
          <w:szCs w:val="27"/>
        </w:rPr>
        <w:t>pdf</w:t>
      </w:r>
    </w:p>
    <w:p w14:paraId="78E2C8C0" w14:textId="49C6A318" w:rsidR="00316C52" w:rsidRDefault="00E43514" w:rsidP="00316C52">
      <w:pPr>
        <w:numPr>
          <w:ilvl w:val="0"/>
          <w:numId w:val="9"/>
        </w:numPr>
        <w:spacing w:before="100" w:beforeAutospacing="1" w:after="100" w:afterAutospacing="1" w:line="240" w:lineRule="auto"/>
        <w:rPr>
          <w:ins w:id="53" w:author="Jonathan Nitzan" w:date="2020-09-08T16:19:00Z"/>
          <w:sz w:val="27"/>
          <w:szCs w:val="27"/>
        </w:rPr>
      </w:pPr>
      <w:del w:id="54" w:author="Jonathan Nitzan" w:date="2020-09-08T16:19:00Z">
        <w:r w:rsidDel="00316C52">
          <w:rPr>
            <w:sz w:val="27"/>
            <w:szCs w:val="27"/>
          </w:rPr>
          <w:delText>eps</w:delText>
        </w:r>
      </w:del>
      <w:ins w:id="55" w:author="Jonathan Nitzan" w:date="2020-09-08T16:19:00Z">
        <w:r w:rsidR="00316C52">
          <w:rPr>
            <w:sz w:val="27"/>
            <w:szCs w:val="27"/>
          </w:rPr>
          <w:t xml:space="preserve"> [</w:t>
        </w:r>
      </w:ins>
      <w:ins w:id="56" w:author="Jonathan Nitzan" w:date="2020-09-08T20:16:00Z">
        <w:r w:rsidR="00665376">
          <w:rPr>
            <w:sz w:val="27"/>
            <w:szCs w:val="27"/>
          </w:rPr>
          <w:t>I think EPS</w:t>
        </w:r>
      </w:ins>
      <w:ins w:id="57" w:author="Jonathan Nitzan" w:date="2020-09-08T16:19:00Z">
        <w:r w:rsidR="00316C52">
          <w:rPr>
            <w:sz w:val="27"/>
            <w:szCs w:val="27"/>
          </w:rPr>
          <w:t xml:space="preserve"> is no longer recommended for security reasons]</w:t>
        </w:r>
      </w:ins>
    </w:p>
    <w:p w14:paraId="3B512515" w14:textId="2058FCAB" w:rsidR="00316C52" w:rsidRPr="00316C52" w:rsidRDefault="00316C52" w:rsidP="00316C52">
      <w:pPr>
        <w:numPr>
          <w:ilvl w:val="0"/>
          <w:numId w:val="9"/>
        </w:numPr>
        <w:spacing w:before="100" w:beforeAutospacing="1" w:after="100" w:afterAutospacing="1" w:line="240" w:lineRule="auto"/>
        <w:rPr>
          <w:sz w:val="27"/>
          <w:szCs w:val="27"/>
        </w:rPr>
      </w:pPr>
      <w:ins w:id="58" w:author="Jonathan Nitzan" w:date="2020-09-08T16:19:00Z">
        <w:r>
          <w:rPr>
            <w:sz w:val="27"/>
            <w:szCs w:val="27"/>
          </w:rPr>
          <w:t>svg</w:t>
        </w:r>
      </w:ins>
      <w:ins w:id="59" w:author="Jonathan Nitzan" w:date="2020-09-08T20:16:00Z">
        <w:r w:rsidR="00665376">
          <w:rPr>
            <w:sz w:val="27"/>
            <w:szCs w:val="27"/>
          </w:rPr>
          <w:t xml:space="preserve"> [</w:t>
        </w:r>
      </w:ins>
      <w:ins w:id="60" w:author="Jonathan Nitzan" w:date="2020-09-08T20:17:00Z">
        <w:r w:rsidR="00665376">
          <w:rPr>
            <w:sz w:val="27"/>
            <w:szCs w:val="27"/>
          </w:rPr>
          <w:t xml:space="preserve">scalable </w:t>
        </w:r>
      </w:ins>
      <w:ins w:id="61" w:author="Jonathan Nitzan" w:date="2020-09-08T20:16:00Z">
        <w:r w:rsidR="00665376">
          <w:rPr>
            <w:sz w:val="27"/>
            <w:szCs w:val="27"/>
          </w:rPr>
          <w:t>vector graphics]</w:t>
        </w:r>
      </w:ins>
    </w:p>
    <w:p w14:paraId="389B018F" w14:textId="77777777" w:rsidR="00607EC3" w:rsidRDefault="00607EC3" w:rsidP="00607EC3">
      <w:pPr>
        <w:pStyle w:val="Heading3"/>
      </w:pPr>
      <w:r>
        <w:t>+++++++++++++++++++++++++++++</w:t>
      </w:r>
    </w:p>
    <w:p w14:paraId="4435B93F" w14:textId="77777777" w:rsidR="00E43514" w:rsidRDefault="00E43514" w:rsidP="00E43514">
      <w:pPr>
        <w:pStyle w:val="Heading3"/>
        <w:rPr>
          <w:sz w:val="27"/>
          <w:szCs w:val="27"/>
        </w:rPr>
      </w:pPr>
      <w:r>
        <w:t>Data</w:t>
      </w:r>
    </w:p>
    <w:p w14:paraId="7390F9B3" w14:textId="31AA8CDA" w:rsidR="00EA7595" w:rsidRPr="003E1E74" w:rsidRDefault="004F6E4A" w:rsidP="00E43514">
      <w:pPr>
        <w:pStyle w:val="NormalWeb"/>
        <w:rPr>
          <w:color w:val="FF0000"/>
          <w:sz w:val="24"/>
          <w:szCs w:val="24"/>
        </w:rPr>
      </w:pPr>
      <w:r w:rsidRPr="003E1E74">
        <w:rPr>
          <w:color w:val="FF0000"/>
          <w:sz w:val="24"/>
          <w:szCs w:val="24"/>
        </w:rPr>
        <w:t xml:space="preserve">Jonathan Nitzan (2020-09-08): </w:t>
      </w:r>
      <w:r w:rsidR="00EA7595" w:rsidRPr="003E1E74">
        <w:rPr>
          <w:color w:val="FF0000"/>
          <w:sz w:val="24"/>
          <w:szCs w:val="24"/>
        </w:rPr>
        <w:t>Important!</w:t>
      </w:r>
    </w:p>
    <w:p w14:paraId="5C107216" w14:textId="1E490D53" w:rsidR="00E43514" w:rsidRPr="003E1E74" w:rsidRDefault="00E43514" w:rsidP="00E43514">
      <w:pPr>
        <w:pStyle w:val="NormalWeb"/>
        <w:rPr>
          <w:sz w:val="24"/>
          <w:szCs w:val="24"/>
        </w:rPr>
      </w:pPr>
      <w:r w:rsidRPr="003E1E74">
        <w:rPr>
          <w:sz w:val="24"/>
          <w:szCs w:val="24"/>
        </w:rPr>
        <w:t>Data sources should be documented within the manuscript. If possible, data and code should be deposited in a public repository.</w:t>
      </w:r>
    </w:p>
    <w:p w14:paraId="538B3CC5" w14:textId="77777777" w:rsidR="00E43514" w:rsidRDefault="00E43514" w:rsidP="003E5377">
      <w:pPr>
        <w:pStyle w:val="NormalWeb"/>
        <w:rPr>
          <w:sz w:val="27"/>
          <w:szCs w:val="27"/>
        </w:rPr>
      </w:pPr>
    </w:p>
    <w:p w14:paraId="2333689C" w14:textId="0640EE6F" w:rsidR="00AA3034" w:rsidRDefault="00AA3034" w:rsidP="003E5377">
      <w:pPr>
        <w:pStyle w:val="NormalWeb"/>
        <w:rPr>
          <w:sz w:val="27"/>
          <w:szCs w:val="27"/>
        </w:rPr>
      </w:pPr>
    </w:p>
    <w:p w14:paraId="0407CFED" w14:textId="3AC06208" w:rsidR="00AA3034" w:rsidRDefault="00AA3034" w:rsidP="003E5377">
      <w:pPr>
        <w:pStyle w:val="NormalWeb"/>
        <w:rPr>
          <w:sz w:val="27"/>
          <w:szCs w:val="27"/>
        </w:rPr>
      </w:pPr>
    </w:p>
    <w:p w14:paraId="017DA9D2" w14:textId="4CE899C1" w:rsidR="00AA3034" w:rsidRDefault="00AA3034" w:rsidP="003E5377">
      <w:pPr>
        <w:pStyle w:val="NormalWeb"/>
        <w:rPr>
          <w:sz w:val="27"/>
          <w:szCs w:val="27"/>
        </w:rPr>
      </w:pPr>
    </w:p>
    <w:p w14:paraId="125F715C" w14:textId="728C991B" w:rsidR="00AA3034" w:rsidRDefault="00AA3034" w:rsidP="003E5377">
      <w:pPr>
        <w:pStyle w:val="NormalWeb"/>
        <w:rPr>
          <w:sz w:val="27"/>
          <w:szCs w:val="27"/>
        </w:rPr>
      </w:pPr>
    </w:p>
    <w:p w14:paraId="16DA93FA" w14:textId="5A6B9857" w:rsidR="00AA3034" w:rsidRDefault="00AA3034" w:rsidP="003E5377">
      <w:pPr>
        <w:pStyle w:val="NormalWeb"/>
        <w:rPr>
          <w:sz w:val="27"/>
          <w:szCs w:val="27"/>
        </w:rPr>
      </w:pPr>
    </w:p>
    <w:p w14:paraId="6CC0161F" w14:textId="201D9F45" w:rsidR="00AA3034" w:rsidRDefault="00AA3034" w:rsidP="003E5377">
      <w:pPr>
        <w:pStyle w:val="NormalWeb"/>
        <w:rPr>
          <w:sz w:val="27"/>
          <w:szCs w:val="27"/>
        </w:rPr>
      </w:pPr>
    </w:p>
    <w:p w14:paraId="2B73E539" w14:textId="182D764E" w:rsidR="00AA3034" w:rsidRDefault="00AA3034" w:rsidP="003E5377">
      <w:pPr>
        <w:pStyle w:val="NormalWeb"/>
        <w:rPr>
          <w:sz w:val="27"/>
          <w:szCs w:val="27"/>
        </w:rPr>
      </w:pPr>
    </w:p>
    <w:p w14:paraId="23204376" w14:textId="27C8D764" w:rsidR="00AA3034" w:rsidRDefault="00AA3034" w:rsidP="003E5377">
      <w:pPr>
        <w:pStyle w:val="NormalWeb"/>
        <w:rPr>
          <w:sz w:val="27"/>
          <w:szCs w:val="27"/>
        </w:rPr>
      </w:pPr>
    </w:p>
    <w:p w14:paraId="5EFBE2C8" w14:textId="0037E921" w:rsidR="00AA3034" w:rsidRDefault="00AA3034" w:rsidP="003E5377">
      <w:pPr>
        <w:pStyle w:val="NormalWeb"/>
        <w:rPr>
          <w:sz w:val="27"/>
          <w:szCs w:val="27"/>
        </w:rPr>
      </w:pPr>
    </w:p>
    <w:p w14:paraId="7BF73BA0" w14:textId="56B76282" w:rsidR="00AA3034" w:rsidRDefault="00AA3034" w:rsidP="003E5377">
      <w:pPr>
        <w:pStyle w:val="NormalWeb"/>
        <w:rPr>
          <w:sz w:val="27"/>
          <w:szCs w:val="27"/>
        </w:rPr>
      </w:pPr>
    </w:p>
    <w:p w14:paraId="544B0757" w14:textId="5D6586F2" w:rsidR="00AA3034" w:rsidRDefault="00AA3034" w:rsidP="003E5377">
      <w:pPr>
        <w:pStyle w:val="NormalWeb"/>
        <w:rPr>
          <w:sz w:val="27"/>
          <w:szCs w:val="27"/>
        </w:rPr>
      </w:pPr>
    </w:p>
    <w:p w14:paraId="1AF6D2CD" w14:textId="0A01B0A2" w:rsidR="00AA3034" w:rsidRDefault="00AA3034" w:rsidP="003E5377">
      <w:pPr>
        <w:pStyle w:val="NormalWeb"/>
        <w:rPr>
          <w:sz w:val="27"/>
          <w:szCs w:val="27"/>
        </w:rPr>
      </w:pPr>
    </w:p>
    <w:p w14:paraId="516DE25C" w14:textId="391D8E73" w:rsidR="0032156B" w:rsidRPr="003E1E74" w:rsidRDefault="0032156B" w:rsidP="003215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120"/>
        <w:rPr>
          <w:b/>
          <w:bCs/>
          <w:sz w:val="24"/>
          <w:szCs w:val="24"/>
          <w:lang w:val="en-CA"/>
        </w:rPr>
      </w:pPr>
      <w:r w:rsidRPr="003E1E74">
        <w:rPr>
          <w:b/>
          <w:bCs/>
          <w:sz w:val="24"/>
          <w:szCs w:val="24"/>
          <w:lang w:val="en-CA"/>
        </w:rPr>
        <w:lastRenderedPageBreak/>
        <w:t xml:space="preserve">Issue </w:t>
      </w:r>
      <w:r w:rsidR="00D90192">
        <w:rPr>
          <w:b/>
          <w:bCs/>
          <w:sz w:val="24"/>
          <w:szCs w:val="24"/>
          <w:lang w:val="en-CA"/>
        </w:rPr>
        <w:t>9</w:t>
      </w:r>
      <w:r w:rsidRPr="003E1E74">
        <w:rPr>
          <w:b/>
          <w:bCs/>
          <w:sz w:val="24"/>
          <w:szCs w:val="24"/>
          <w:lang w:val="en-CA"/>
        </w:rPr>
        <w:t>. RECASP “</w:t>
      </w:r>
      <w:r>
        <w:rPr>
          <w:b/>
          <w:bCs/>
          <w:sz w:val="24"/>
          <w:szCs w:val="24"/>
          <w:lang w:val="en-CA"/>
        </w:rPr>
        <w:t>Review Process</w:t>
      </w:r>
      <w:r w:rsidRPr="003E1E74">
        <w:rPr>
          <w:b/>
          <w:bCs/>
          <w:sz w:val="24"/>
          <w:szCs w:val="24"/>
          <w:lang w:val="en-CA"/>
        </w:rPr>
        <w:t xml:space="preserve">” </w:t>
      </w:r>
    </w:p>
    <w:p w14:paraId="1AB1623B" w14:textId="2B310F46" w:rsidR="0032156B" w:rsidRPr="00665376" w:rsidRDefault="0032156B" w:rsidP="0032156B">
      <w:pPr>
        <w:pStyle w:val="NormalWeb"/>
        <w:spacing w:before="0" w:beforeAutospacing="0" w:after="120" w:afterAutospacing="0"/>
        <w:rPr>
          <w:color w:val="FF0000"/>
          <w:sz w:val="24"/>
          <w:szCs w:val="24"/>
        </w:rPr>
      </w:pPr>
      <w:r w:rsidRPr="00665376">
        <w:rPr>
          <w:color w:val="FF0000"/>
          <w:sz w:val="24"/>
          <w:szCs w:val="24"/>
        </w:rPr>
        <w:t xml:space="preserve">Jonathan Nitzan (2020-09-08): </w:t>
      </w:r>
    </w:p>
    <w:p w14:paraId="7F91D469" w14:textId="7CEC9231" w:rsidR="0032156B" w:rsidRPr="00665376" w:rsidRDefault="0032156B" w:rsidP="0032156B">
      <w:pPr>
        <w:pStyle w:val="NormalWeb"/>
        <w:numPr>
          <w:ilvl w:val="0"/>
          <w:numId w:val="12"/>
        </w:numPr>
        <w:spacing w:before="0" w:beforeAutospacing="0" w:after="120" w:afterAutospacing="0"/>
        <w:rPr>
          <w:color w:val="FF0000"/>
          <w:sz w:val="24"/>
          <w:szCs w:val="24"/>
        </w:rPr>
      </w:pPr>
      <w:r w:rsidRPr="00665376">
        <w:rPr>
          <w:color w:val="FF0000"/>
          <w:sz w:val="24"/>
          <w:szCs w:val="24"/>
        </w:rPr>
        <w:t>The menu entry on the left reads &lt;Pear Review&gt; -- should be changed to &lt;Review Process&gt;</w:t>
      </w:r>
    </w:p>
    <w:p w14:paraId="7DE1E621" w14:textId="75076ABA" w:rsidR="00AA3034" w:rsidRPr="00665376" w:rsidRDefault="0032156B" w:rsidP="0032156B">
      <w:pPr>
        <w:pStyle w:val="NormalWeb"/>
        <w:numPr>
          <w:ilvl w:val="0"/>
          <w:numId w:val="12"/>
        </w:numPr>
        <w:spacing w:before="0" w:beforeAutospacing="0" w:after="120" w:afterAutospacing="0"/>
        <w:rPr>
          <w:color w:val="FF0000"/>
          <w:sz w:val="27"/>
          <w:szCs w:val="27"/>
        </w:rPr>
      </w:pPr>
      <w:r w:rsidRPr="00665376">
        <w:rPr>
          <w:color w:val="FF0000"/>
          <w:sz w:val="24"/>
          <w:szCs w:val="24"/>
        </w:rPr>
        <w:t>For consistency, the text on the right should be titled &lt;Review Process&gt;</w:t>
      </w:r>
    </w:p>
    <w:p w14:paraId="4F7A6319" w14:textId="389666A5" w:rsidR="00E42C7D" w:rsidRDefault="0032156B">
      <w:pPr>
        <w:rPr>
          <w:rFonts w:ascii="Calibri" w:eastAsia="Times New Roman" w:hAnsi="Calibri" w:cs="Calibri"/>
          <w:sz w:val="27"/>
          <w:szCs w:val="27"/>
          <w:lang w:val="en-CA" w:eastAsia="en-CA"/>
        </w:rPr>
      </w:pPr>
      <w:r w:rsidRPr="0032156B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F1A2254" wp14:editId="1F7E1573">
            <wp:simplePos x="0" y="0"/>
            <wp:positionH relativeFrom="column">
              <wp:posOffset>-36195</wp:posOffset>
            </wp:positionH>
            <wp:positionV relativeFrom="paragraph">
              <wp:posOffset>327771</wp:posOffset>
            </wp:positionV>
            <wp:extent cx="6858000" cy="2719070"/>
            <wp:effectExtent l="57150" t="0" r="57150" b="11938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907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C7D">
        <w:rPr>
          <w:sz w:val="27"/>
          <w:szCs w:val="27"/>
        </w:rPr>
        <w:br w:type="page"/>
      </w:r>
    </w:p>
    <w:p w14:paraId="72F8741F" w14:textId="2E8CE655" w:rsidR="004F32F6" w:rsidRPr="003E1E74" w:rsidRDefault="004F32F6" w:rsidP="004F32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120"/>
        <w:rPr>
          <w:b/>
          <w:bCs/>
          <w:sz w:val="24"/>
          <w:szCs w:val="24"/>
          <w:lang w:val="en-CA"/>
        </w:rPr>
      </w:pPr>
      <w:r w:rsidRPr="003E1E74">
        <w:rPr>
          <w:b/>
          <w:bCs/>
          <w:sz w:val="24"/>
          <w:szCs w:val="24"/>
          <w:lang w:val="en-CA"/>
        </w:rPr>
        <w:lastRenderedPageBreak/>
        <w:t xml:space="preserve">Issue </w:t>
      </w:r>
      <w:r w:rsidR="00D90192">
        <w:rPr>
          <w:b/>
          <w:bCs/>
          <w:sz w:val="24"/>
          <w:szCs w:val="24"/>
          <w:lang w:val="en-CA"/>
        </w:rPr>
        <w:t>10</w:t>
      </w:r>
      <w:r w:rsidRPr="003E1E74">
        <w:rPr>
          <w:b/>
          <w:bCs/>
          <w:sz w:val="24"/>
          <w:szCs w:val="24"/>
          <w:lang w:val="en-CA"/>
        </w:rPr>
        <w:t>. RECASP “</w:t>
      </w:r>
      <w:r w:rsidR="00E42C7D" w:rsidRPr="003E1E74">
        <w:rPr>
          <w:b/>
          <w:bCs/>
          <w:sz w:val="24"/>
          <w:szCs w:val="24"/>
          <w:lang w:val="en-CA"/>
        </w:rPr>
        <w:t>Advisory Board</w:t>
      </w:r>
      <w:r w:rsidRPr="003E1E74">
        <w:rPr>
          <w:b/>
          <w:bCs/>
          <w:sz w:val="24"/>
          <w:szCs w:val="24"/>
          <w:lang w:val="en-CA"/>
        </w:rPr>
        <w:t>” page</w:t>
      </w:r>
    </w:p>
    <w:p w14:paraId="1A521721" w14:textId="77777777" w:rsidR="00331E61" w:rsidRPr="00665376" w:rsidRDefault="00331E61" w:rsidP="00331E61">
      <w:pPr>
        <w:pStyle w:val="NormalWeb"/>
        <w:spacing w:before="0" w:beforeAutospacing="0" w:after="120" w:afterAutospacing="0"/>
        <w:rPr>
          <w:color w:val="FF0000"/>
          <w:sz w:val="24"/>
          <w:szCs w:val="24"/>
        </w:rPr>
      </w:pPr>
      <w:r w:rsidRPr="00665376">
        <w:rPr>
          <w:color w:val="FF0000"/>
          <w:sz w:val="24"/>
          <w:szCs w:val="24"/>
        </w:rPr>
        <w:t xml:space="preserve">Jonathan Nitzan (2020-09-08): </w:t>
      </w:r>
    </w:p>
    <w:p w14:paraId="4DC33DC4" w14:textId="142B51F6" w:rsidR="004F32F6" w:rsidRPr="004A6AC7" w:rsidRDefault="004F32F6" w:rsidP="00D90192">
      <w:pPr>
        <w:pStyle w:val="NormalWeb"/>
        <w:numPr>
          <w:ilvl w:val="0"/>
          <w:numId w:val="13"/>
        </w:numPr>
        <w:spacing w:after="120" w:afterAutospacing="0"/>
        <w:rPr>
          <w:color w:val="FF0000"/>
          <w:sz w:val="24"/>
          <w:szCs w:val="24"/>
        </w:rPr>
      </w:pPr>
      <w:r w:rsidRPr="004A6AC7">
        <w:rPr>
          <w:color w:val="FF0000"/>
          <w:sz w:val="24"/>
          <w:szCs w:val="24"/>
        </w:rPr>
        <w:t>Mary Ann Tetreault</w:t>
      </w:r>
      <w:r w:rsidR="00E42C7D" w:rsidRPr="004A6AC7">
        <w:rPr>
          <w:color w:val="FF0000"/>
          <w:sz w:val="24"/>
          <w:szCs w:val="24"/>
        </w:rPr>
        <w:t xml:space="preserve"> passed away a few years ago.</w:t>
      </w:r>
    </w:p>
    <w:p w14:paraId="6CD1DD07" w14:textId="6F156D57" w:rsidR="00E42C7D" w:rsidRPr="004A6AC7" w:rsidRDefault="00E42C7D" w:rsidP="00D90192">
      <w:pPr>
        <w:pStyle w:val="NormalWeb"/>
        <w:numPr>
          <w:ilvl w:val="0"/>
          <w:numId w:val="13"/>
        </w:numPr>
        <w:spacing w:after="120" w:afterAutospacing="0"/>
        <w:rPr>
          <w:color w:val="FF0000"/>
          <w:sz w:val="24"/>
          <w:szCs w:val="24"/>
        </w:rPr>
      </w:pPr>
      <w:r w:rsidRPr="004A6AC7">
        <w:rPr>
          <w:color w:val="FF0000"/>
          <w:sz w:val="24"/>
          <w:szCs w:val="24"/>
        </w:rPr>
        <w:t>Some of the affiliations have changed</w:t>
      </w:r>
      <w:r w:rsidR="00D90192" w:rsidRPr="004A6AC7">
        <w:rPr>
          <w:color w:val="FF0000"/>
          <w:sz w:val="24"/>
          <w:szCs w:val="24"/>
        </w:rPr>
        <w:t xml:space="preserve">, so perhaps they should be </w:t>
      </w:r>
      <w:r w:rsidRPr="004A6AC7">
        <w:rPr>
          <w:color w:val="FF0000"/>
          <w:sz w:val="24"/>
          <w:szCs w:val="24"/>
        </w:rPr>
        <w:t>updated.</w:t>
      </w:r>
    </w:p>
    <w:p w14:paraId="7486C1F8" w14:textId="4A098CEA" w:rsidR="000A02EE" w:rsidRPr="004A6AC7" w:rsidRDefault="00D90192" w:rsidP="00D90192">
      <w:pPr>
        <w:pStyle w:val="NormalWeb"/>
        <w:numPr>
          <w:ilvl w:val="0"/>
          <w:numId w:val="13"/>
        </w:numPr>
        <w:spacing w:after="120" w:afterAutospacing="0"/>
        <w:rPr>
          <w:color w:val="FF0000"/>
          <w:sz w:val="24"/>
          <w:szCs w:val="24"/>
        </w:rPr>
      </w:pPr>
      <w:r w:rsidRPr="004A6AC7">
        <w:rPr>
          <w:color w:val="FF0000"/>
          <w:sz w:val="24"/>
          <w:szCs w:val="24"/>
        </w:rPr>
        <w:t>Maybe</w:t>
      </w:r>
      <w:r w:rsidR="000A02EE" w:rsidRPr="004A6AC7">
        <w:rPr>
          <w:color w:val="FF0000"/>
          <w:sz w:val="24"/>
          <w:szCs w:val="24"/>
        </w:rPr>
        <w:t xml:space="preserve"> </w:t>
      </w:r>
      <w:r w:rsidR="003E1E74" w:rsidRPr="004A6AC7">
        <w:rPr>
          <w:color w:val="FF0000"/>
          <w:sz w:val="24"/>
          <w:szCs w:val="24"/>
        </w:rPr>
        <w:t xml:space="preserve">refresh the list by </w:t>
      </w:r>
      <w:r w:rsidR="000A02EE" w:rsidRPr="004A6AC7">
        <w:rPr>
          <w:color w:val="FF0000"/>
          <w:sz w:val="24"/>
          <w:szCs w:val="24"/>
        </w:rPr>
        <w:t>ask</w:t>
      </w:r>
      <w:r w:rsidR="003E1E74" w:rsidRPr="004A6AC7">
        <w:rPr>
          <w:color w:val="FF0000"/>
          <w:sz w:val="24"/>
          <w:szCs w:val="24"/>
        </w:rPr>
        <w:t xml:space="preserve">ing </w:t>
      </w:r>
      <w:r w:rsidR="000A02EE" w:rsidRPr="004A6AC7">
        <w:rPr>
          <w:color w:val="FF0000"/>
          <w:sz w:val="24"/>
          <w:szCs w:val="24"/>
        </w:rPr>
        <w:t xml:space="preserve">new people </w:t>
      </w:r>
      <w:r w:rsidR="003E1E74" w:rsidRPr="004A6AC7">
        <w:rPr>
          <w:color w:val="FF0000"/>
          <w:sz w:val="24"/>
          <w:szCs w:val="24"/>
        </w:rPr>
        <w:t>to join and verifying that existing people want to stay:</w:t>
      </w:r>
      <w:r w:rsidR="000A02EE" w:rsidRPr="004A6AC7">
        <w:rPr>
          <w:color w:val="FF0000"/>
          <w:sz w:val="24"/>
          <w:szCs w:val="24"/>
        </w:rPr>
        <w:t xml:space="preserve"> </w:t>
      </w:r>
    </w:p>
    <w:p w14:paraId="56D01444" w14:textId="723FBDB7" w:rsidR="003E1E74" w:rsidRPr="004A6AC7" w:rsidRDefault="003E1E74" w:rsidP="00D90192">
      <w:pPr>
        <w:pStyle w:val="NormalWeb"/>
        <w:numPr>
          <w:ilvl w:val="0"/>
          <w:numId w:val="13"/>
        </w:numPr>
        <w:spacing w:after="120" w:afterAutospacing="0"/>
        <w:rPr>
          <w:color w:val="FF0000"/>
          <w:sz w:val="24"/>
          <w:szCs w:val="24"/>
        </w:rPr>
      </w:pPr>
      <w:r w:rsidRPr="004A6AC7">
        <w:rPr>
          <w:color w:val="FF0000"/>
          <w:sz w:val="24"/>
          <w:szCs w:val="24"/>
        </w:rPr>
        <w:t>Some obvious additions that come to mine:</w:t>
      </w:r>
    </w:p>
    <w:p w14:paraId="46637335" w14:textId="45236FBB" w:rsidR="00E42C7D" w:rsidRPr="004A6AC7" w:rsidRDefault="00E42C7D" w:rsidP="00D90192">
      <w:pPr>
        <w:pStyle w:val="NormalWeb"/>
        <w:numPr>
          <w:ilvl w:val="0"/>
          <w:numId w:val="10"/>
        </w:numPr>
        <w:spacing w:after="120" w:afterAutospacing="0"/>
        <w:rPr>
          <w:color w:val="FF0000"/>
          <w:sz w:val="24"/>
          <w:szCs w:val="24"/>
        </w:rPr>
      </w:pPr>
      <w:r w:rsidRPr="004A6AC7">
        <w:rPr>
          <w:color w:val="FF0000"/>
          <w:sz w:val="24"/>
          <w:szCs w:val="24"/>
        </w:rPr>
        <w:t>James McMahon</w:t>
      </w:r>
    </w:p>
    <w:p w14:paraId="0431E05B" w14:textId="250600D0" w:rsidR="000A02EE" w:rsidRPr="004A6AC7" w:rsidRDefault="000A02EE" w:rsidP="00D90192">
      <w:pPr>
        <w:pStyle w:val="NormalWeb"/>
        <w:numPr>
          <w:ilvl w:val="0"/>
          <w:numId w:val="10"/>
        </w:numPr>
        <w:spacing w:after="120" w:afterAutospacing="0"/>
        <w:rPr>
          <w:color w:val="FF0000"/>
          <w:sz w:val="24"/>
          <w:szCs w:val="24"/>
        </w:rPr>
      </w:pPr>
      <w:r w:rsidRPr="004A6AC7">
        <w:rPr>
          <w:color w:val="FF0000"/>
          <w:sz w:val="24"/>
          <w:szCs w:val="24"/>
        </w:rPr>
        <w:t xml:space="preserve">Ulf Martin </w:t>
      </w:r>
    </w:p>
    <w:p w14:paraId="16C9F73F" w14:textId="125E0E1E" w:rsidR="003E1E74" w:rsidRPr="004A6AC7" w:rsidRDefault="003E1E74" w:rsidP="00D90192">
      <w:pPr>
        <w:pStyle w:val="NormalWeb"/>
        <w:numPr>
          <w:ilvl w:val="0"/>
          <w:numId w:val="10"/>
        </w:numPr>
        <w:spacing w:after="120" w:afterAutospacing="0"/>
        <w:rPr>
          <w:color w:val="FF0000"/>
          <w:sz w:val="24"/>
          <w:szCs w:val="24"/>
        </w:rPr>
      </w:pPr>
      <w:r w:rsidRPr="004A6AC7">
        <w:rPr>
          <w:color w:val="FF0000"/>
          <w:sz w:val="24"/>
          <w:szCs w:val="24"/>
        </w:rPr>
        <w:t>Steve Keen</w:t>
      </w:r>
    </w:p>
    <w:p w14:paraId="3D505975" w14:textId="33A8C328" w:rsidR="003E1E74" w:rsidRPr="004A6AC7" w:rsidRDefault="003E1E74" w:rsidP="00D90192">
      <w:pPr>
        <w:pStyle w:val="NormalWeb"/>
        <w:numPr>
          <w:ilvl w:val="0"/>
          <w:numId w:val="10"/>
        </w:numPr>
        <w:spacing w:after="120" w:afterAutospacing="0"/>
        <w:rPr>
          <w:color w:val="FF0000"/>
          <w:sz w:val="24"/>
          <w:szCs w:val="24"/>
        </w:rPr>
      </w:pPr>
      <w:r w:rsidRPr="004A6AC7">
        <w:rPr>
          <w:color w:val="FF0000"/>
          <w:sz w:val="24"/>
          <w:szCs w:val="24"/>
        </w:rPr>
        <w:t>Timothy Mitchell</w:t>
      </w:r>
    </w:p>
    <w:p w14:paraId="2DBB0A63" w14:textId="77777777" w:rsidR="000A02EE" w:rsidRPr="000A02EE" w:rsidRDefault="000A02EE" w:rsidP="00D90192">
      <w:pPr>
        <w:pStyle w:val="NormalWeb"/>
        <w:spacing w:after="120" w:afterAutospacing="0"/>
      </w:pPr>
    </w:p>
    <w:p w14:paraId="6C3DDEC4" w14:textId="77777777" w:rsidR="003E5377" w:rsidRPr="00434065" w:rsidRDefault="003E5377" w:rsidP="00385EED">
      <w:pPr>
        <w:spacing w:after="120"/>
        <w:rPr>
          <w:lang w:val="en-CA"/>
        </w:rPr>
      </w:pPr>
    </w:p>
    <w:sectPr w:rsidR="003E5377" w:rsidRPr="00434065" w:rsidSect="00E7205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0975E7" w14:textId="77777777" w:rsidR="006E69D5" w:rsidRDefault="006E69D5" w:rsidP="00A04A6A">
      <w:pPr>
        <w:spacing w:after="0" w:line="240" w:lineRule="auto"/>
      </w:pPr>
      <w:r>
        <w:separator/>
      </w:r>
    </w:p>
  </w:endnote>
  <w:endnote w:type="continuationSeparator" w:id="0">
    <w:p w14:paraId="4DBBA2E4" w14:textId="77777777" w:rsidR="006E69D5" w:rsidRDefault="006E69D5" w:rsidP="00A04A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A4BAAE" w14:textId="77777777" w:rsidR="006E69D5" w:rsidRDefault="006E69D5" w:rsidP="00A04A6A">
      <w:pPr>
        <w:spacing w:after="0" w:line="240" w:lineRule="auto"/>
      </w:pPr>
      <w:r>
        <w:separator/>
      </w:r>
    </w:p>
  </w:footnote>
  <w:footnote w:type="continuationSeparator" w:id="0">
    <w:p w14:paraId="4C19FB42" w14:textId="77777777" w:rsidR="006E69D5" w:rsidRDefault="006E69D5" w:rsidP="00A04A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D34A92"/>
    <w:multiLevelType w:val="multilevel"/>
    <w:tmpl w:val="19CE5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112F0C"/>
    <w:multiLevelType w:val="hybridMultilevel"/>
    <w:tmpl w:val="52F2795C"/>
    <w:lvl w:ilvl="0" w:tplc="DC8CAB0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0C4007"/>
    <w:multiLevelType w:val="hybridMultilevel"/>
    <w:tmpl w:val="3614048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8464383"/>
    <w:multiLevelType w:val="multilevel"/>
    <w:tmpl w:val="7598E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257F68"/>
    <w:multiLevelType w:val="hybridMultilevel"/>
    <w:tmpl w:val="1D16432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4D04DC"/>
    <w:multiLevelType w:val="hybridMultilevel"/>
    <w:tmpl w:val="8594017E"/>
    <w:lvl w:ilvl="0" w:tplc="D6E6F66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2587CCD"/>
    <w:multiLevelType w:val="hybridMultilevel"/>
    <w:tmpl w:val="25082AE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6376B1"/>
    <w:multiLevelType w:val="multilevel"/>
    <w:tmpl w:val="5038D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F645E2"/>
    <w:multiLevelType w:val="hybridMultilevel"/>
    <w:tmpl w:val="890861B2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621127C"/>
    <w:multiLevelType w:val="hybridMultilevel"/>
    <w:tmpl w:val="890861B2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A7F2E68"/>
    <w:multiLevelType w:val="hybridMultilevel"/>
    <w:tmpl w:val="2C60DFF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AA30A78"/>
    <w:multiLevelType w:val="hybridMultilevel"/>
    <w:tmpl w:val="0DEC870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B111362"/>
    <w:multiLevelType w:val="hybridMultilevel"/>
    <w:tmpl w:val="401A9F18"/>
    <w:lvl w:ilvl="0" w:tplc="DC8CAB0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8"/>
  </w:num>
  <w:num w:numId="3">
    <w:abstractNumId w:val="11"/>
  </w:num>
  <w:num w:numId="4">
    <w:abstractNumId w:val="9"/>
  </w:num>
  <w:num w:numId="5">
    <w:abstractNumId w:val="0"/>
  </w:num>
  <w:num w:numId="6">
    <w:abstractNumId w:val="5"/>
  </w:num>
  <w:num w:numId="7">
    <w:abstractNumId w:val="12"/>
  </w:num>
  <w:num w:numId="8">
    <w:abstractNumId w:val="3"/>
  </w:num>
  <w:num w:numId="9">
    <w:abstractNumId w:val="7"/>
  </w:num>
  <w:num w:numId="10">
    <w:abstractNumId w:val="6"/>
  </w:num>
  <w:num w:numId="11">
    <w:abstractNumId w:val="1"/>
  </w:num>
  <w:num w:numId="12">
    <w:abstractNumId w:val="4"/>
  </w:num>
  <w:num w:numId="13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nathan Nitzan">
    <w15:presenceInfo w15:providerId="AD" w15:userId="S::nitzan@yorku.ca::c4e22a95-ff3c-4f11-85d7-bf69c93f96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AF1"/>
    <w:rsid w:val="00010147"/>
    <w:rsid w:val="00010357"/>
    <w:rsid w:val="00015A32"/>
    <w:rsid w:val="00016CEA"/>
    <w:rsid w:val="000237AB"/>
    <w:rsid w:val="00025F87"/>
    <w:rsid w:val="00032817"/>
    <w:rsid w:val="00033524"/>
    <w:rsid w:val="00041E9D"/>
    <w:rsid w:val="00060864"/>
    <w:rsid w:val="00067957"/>
    <w:rsid w:val="00072012"/>
    <w:rsid w:val="000801B5"/>
    <w:rsid w:val="00081C49"/>
    <w:rsid w:val="000838AF"/>
    <w:rsid w:val="00084D76"/>
    <w:rsid w:val="0009347F"/>
    <w:rsid w:val="000A02EE"/>
    <w:rsid w:val="000A0AF1"/>
    <w:rsid w:val="000A4489"/>
    <w:rsid w:val="000A6868"/>
    <w:rsid w:val="000B1397"/>
    <w:rsid w:val="000B547B"/>
    <w:rsid w:val="000B54FF"/>
    <w:rsid w:val="000C1717"/>
    <w:rsid w:val="000C42C5"/>
    <w:rsid w:val="000C62EE"/>
    <w:rsid w:val="000D1657"/>
    <w:rsid w:val="000D2F76"/>
    <w:rsid w:val="000D5AE1"/>
    <w:rsid w:val="000E3933"/>
    <w:rsid w:val="000F17BE"/>
    <w:rsid w:val="000F2FE2"/>
    <w:rsid w:val="000F3B18"/>
    <w:rsid w:val="000F6FC8"/>
    <w:rsid w:val="00100E30"/>
    <w:rsid w:val="001022D6"/>
    <w:rsid w:val="001046DA"/>
    <w:rsid w:val="00104B02"/>
    <w:rsid w:val="0010611A"/>
    <w:rsid w:val="0011414B"/>
    <w:rsid w:val="00123D07"/>
    <w:rsid w:val="001261CB"/>
    <w:rsid w:val="00126D3B"/>
    <w:rsid w:val="0012706A"/>
    <w:rsid w:val="00134E60"/>
    <w:rsid w:val="001361DC"/>
    <w:rsid w:val="0014019D"/>
    <w:rsid w:val="0014745E"/>
    <w:rsid w:val="00151F6E"/>
    <w:rsid w:val="00152524"/>
    <w:rsid w:val="00155660"/>
    <w:rsid w:val="001557F8"/>
    <w:rsid w:val="00156CC1"/>
    <w:rsid w:val="00167324"/>
    <w:rsid w:val="00173563"/>
    <w:rsid w:val="0017459B"/>
    <w:rsid w:val="00176384"/>
    <w:rsid w:val="001851E2"/>
    <w:rsid w:val="00187E3C"/>
    <w:rsid w:val="00192A9B"/>
    <w:rsid w:val="001A25D1"/>
    <w:rsid w:val="001B14EE"/>
    <w:rsid w:val="001B4293"/>
    <w:rsid w:val="001B7BEB"/>
    <w:rsid w:val="001C3C9D"/>
    <w:rsid w:val="001C3E35"/>
    <w:rsid w:val="001C4678"/>
    <w:rsid w:val="001C494A"/>
    <w:rsid w:val="001C5FC6"/>
    <w:rsid w:val="001E1B38"/>
    <w:rsid w:val="001E272E"/>
    <w:rsid w:val="001E4B0C"/>
    <w:rsid w:val="001E4FFB"/>
    <w:rsid w:val="001E519A"/>
    <w:rsid w:val="001F222C"/>
    <w:rsid w:val="001F523D"/>
    <w:rsid w:val="00200534"/>
    <w:rsid w:val="002106EE"/>
    <w:rsid w:val="0021522A"/>
    <w:rsid w:val="00217497"/>
    <w:rsid w:val="00225596"/>
    <w:rsid w:val="002256DC"/>
    <w:rsid w:val="002320BF"/>
    <w:rsid w:val="00235A77"/>
    <w:rsid w:val="00240917"/>
    <w:rsid w:val="00244708"/>
    <w:rsid w:val="00251851"/>
    <w:rsid w:val="0026613E"/>
    <w:rsid w:val="00267658"/>
    <w:rsid w:val="002730B2"/>
    <w:rsid w:val="00274CA2"/>
    <w:rsid w:val="002800DF"/>
    <w:rsid w:val="002835D4"/>
    <w:rsid w:val="0028780F"/>
    <w:rsid w:val="00295830"/>
    <w:rsid w:val="002966B9"/>
    <w:rsid w:val="00297EDC"/>
    <w:rsid w:val="002A1DC5"/>
    <w:rsid w:val="002A37F5"/>
    <w:rsid w:val="002A4B2F"/>
    <w:rsid w:val="002B0A22"/>
    <w:rsid w:val="002B0ED4"/>
    <w:rsid w:val="002B1D2D"/>
    <w:rsid w:val="002B3EA3"/>
    <w:rsid w:val="002B5E8E"/>
    <w:rsid w:val="002C0814"/>
    <w:rsid w:val="002C4345"/>
    <w:rsid w:val="002E018B"/>
    <w:rsid w:val="002E1279"/>
    <w:rsid w:val="002E2B1F"/>
    <w:rsid w:val="002E4090"/>
    <w:rsid w:val="002F10C2"/>
    <w:rsid w:val="002F531F"/>
    <w:rsid w:val="002F7860"/>
    <w:rsid w:val="00302E0B"/>
    <w:rsid w:val="00303080"/>
    <w:rsid w:val="00307AC1"/>
    <w:rsid w:val="00316081"/>
    <w:rsid w:val="00316C52"/>
    <w:rsid w:val="0032156B"/>
    <w:rsid w:val="00323ABA"/>
    <w:rsid w:val="003256B6"/>
    <w:rsid w:val="00331032"/>
    <w:rsid w:val="00331E61"/>
    <w:rsid w:val="003360EB"/>
    <w:rsid w:val="003363FA"/>
    <w:rsid w:val="00344C68"/>
    <w:rsid w:val="003505F3"/>
    <w:rsid w:val="0035104C"/>
    <w:rsid w:val="0035644F"/>
    <w:rsid w:val="00363A96"/>
    <w:rsid w:val="003720F9"/>
    <w:rsid w:val="003742EE"/>
    <w:rsid w:val="00375653"/>
    <w:rsid w:val="00385EED"/>
    <w:rsid w:val="003971A9"/>
    <w:rsid w:val="003A3CD3"/>
    <w:rsid w:val="003A49DF"/>
    <w:rsid w:val="003A5D14"/>
    <w:rsid w:val="003B64E4"/>
    <w:rsid w:val="003B6FF2"/>
    <w:rsid w:val="003C722A"/>
    <w:rsid w:val="003D03DC"/>
    <w:rsid w:val="003D32F3"/>
    <w:rsid w:val="003D4CFE"/>
    <w:rsid w:val="003D4DD6"/>
    <w:rsid w:val="003E1E74"/>
    <w:rsid w:val="003E5377"/>
    <w:rsid w:val="003F0B7A"/>
    <w:rsid w:val="003F1063"/>
    <w:rsid w:val="003F1E0D"/>
    <w:rsid w:val="0040015F"/>
    <w:rsid w:val="00401988"/>
    <w:rsid w:val="004143CC"/>
    <w:rsid w:val="00417707"/>
    <w:rsid w:val="00423018"/>
    <w:rsid w:val="00426BDC"/>
    <w:rsid w:val="004278C2"/>
    <w:rsid w:val="00434065"/>
    <w:rsid w:val="00441227"/>
    <w:rsid w:val="00445C88"/>
    <w:rsid w:val="00460E7A"/>
    <w:rsid w:val="00462F25"/>
    <w:rsid w:val="00463D0A"/>
    <w:rsid w:val="004678AA"/>
    <w:rsid w:val="00472822"/>
    <w:rsid w:val="00473E0C"/>
    <w:rsid w:val="00475654"/>
    <w:rsid w:val="00476D31"/>
    <w:rsid w:val="00480C45"/>
    <w:rsid w:val="004955B8"/>
    <w:rsid w:val="0049711E"/>
    <w:rsid w:val="004A3C2F"/>
    <w:rsid w:val="004A56C4"/>
    <w:rsid w:val="004A6AC7"/>
    <w:rsid w:val="004B270A"/>
    <w:rsid w:val="004B2AE5"/>
    <w:rsid w:val="004B665F"/>
    <w:rsid w:val="004B6FDB"/>
    <w:rsid w:val="004C1355"/>
    <w:rsid w:val="004C2000"/>
    <w:rsid w:val="004C30B5"/>
    <w:rsid w:val="004C5369"/>
    <w:rsid w:val="004D1EB0"/>
    <w:rsid w:val="004D4FDA"/>
    <w:rsid w:val="004D66D8"/>
    <w:rsid w:val="004E3BD2"/>
    <w:rsid w:val="004E7C5A"/>
    <w:rsid w:val="004F15CA"/>
    <w:rsid w:val="004F32F6"/>
    <w:rsid w:val="004F6E4A"/>
    <w:rsid w:val="0050418F"/>
    <w:rsid w:val="005069F8"/>
    <w:rsid w:val="00506B9A"/>
    <w:rsid w:val="00512682"/>
    <w:rsid w:val="00512DE2"/>
    <w:rsid w:val="005130A2"/>
    <w:rsid w:val="0052033B"/>
    <w:rsid w:val="00521118"/>
    <w:rsid w:val="00522001"/>
    <w:rsid w:val="00523EAB"/>
    <w:rsid w:val="00525EA8"/>
    <w:rsid w:val="00526498"/>
    <w:rsid w:val="00532F64"/>
    <w:rsid w:val="00533882"/>
    <w:rsid w:val="00537445"/>
    <w:rsid w:val="00537A08"/>
    <w:rsid w:val="00540DF1"/>
    <w:rsid w:val="00542595"/>
    <w:rsid w:val="00546A67"/>
    <w:rsid w:val="005509AE"/>
    <w:rsid w:val="00555010"/>
    <w:rsid w:val="00567A53"/>
    <w:rsid w:val="00571549"/>
    <w:rsid w:val="005717AE"/>
    <w:rsid w:val="0058064F"/>
    <w:rsid w:val="00584FFC"/>
    <w:rsid w:val="005A0F89"/>
    <w:rsid w:val="005A27DE"/>
    <w:rsid w:val="005B3EE1"/>
    <w:rsid w:val="005C2F3C"/>
    <w:rsid w:val="005C7E1E"/>
    <w:rsid w:val="005D0C2C"/>
    <w:rsid w:val="005D4608"/>
    <w:rsid w:val="005D59A7"/>
    <w:rsid w:val="005E1772"/>
    <w:rsid w:val="005E3325"/>
    <w:rsid w:val="005E5950"/>
    <w:rsid w:val="005E7D7C"/>
    <w:rsid w:val="005F16B9"/>
    <w:rsid w:val="005F3B21"/>
    <w:rsid w:val="005F49A7"/>
    <w:rsid w:val="00607EC3"/>
    <w:rsid w:val="0061465C"/>
    <w:rsid w:val="0061527F"/>
    <w:rsid w:val="00615903"/>
    <w:rsid w:val="006159B7"/>
    <w:rsid w:val="00621E0F"/>
    <w:rsid w:val="00622DED"/>
    <w:rsid w:val="006237DA"/>
    <w:rsid w:val="006239E3"/>
    <w:rsid w:val="00624126"/>
    <w:rsid w:val="0063308F"/>
    <w:rsid w:val="00640AC4"/>
    <w:rsid w:val="00641151"/>
    <w:rsid w:val="00644537"/>
    <w:rsid w:val="00655E50"/>
    <w:rsid w:val="00657E8F"/>
    <w:rsid w:val="0066015E"/>
    <w:rsid w:val="00665376"/>
    <w:rsid w:val="00666428"/>
    <w:rsid w:val="00681B25"/>
    <w:rsid w:val="00681F33"/>
    <w:rsid w:val="00693AFF"/>
    <w:rsid w:val="00696E47"/>
    <w:rsid w:val="00697E0A"/>
    <w:rsid w:val="006A34BD"/>
    <w:rsid w:val="006A4AA2"/>
    <w:rsid w:val="006B160F"/>
    <w:rsid w:val="006B5E43"/>
    <w:rsid w:val="006C3785"/>
    <w:rsid w:val="006D07E8"/>
    <w:rsid w:val="006D2531"/>
    <w:rsid w:val="006D4017"/>
    <w:rsid w:val="006D6419"/>
    <w:rsid w:val="006D78F2"/>
    <w:rsid w:val="006E3EE9"/>
    <w:rsid w:val="006E61F5"/>
    <w:rsid w:val="006E69D5"/>
    <w:rsid w:val="006F0290"/>
    <w:rsid w:val="006F5016"/>
    <w:rsid w:val="00701DE8"/>
    <w:rsid w:val="0070244B"/>
    <w:rsid w:val="00702E5B"/>
    <w:rsid w:val="00703879"/>
    <w:rsid w:val="00704BA6"/>
    <w:rsid w:val="0070764A"/>
    <w:rsid w:val="0071222E"/>
    <w:rsid w:val="00712969"/>
    <w:rsid w:val="007135B6"/>
    <w:rsid w:val="00724BB8"/>
    <w:rsid w:val="00725075"/>
    <w:rsid w:val="00726A82"/>
    <w:rsid w:val="00727ED5"/>
    <w:rsid w:val="00732FA1"/>
    <w:rsid w:val="00734F76"/>
    <w:rsid w:val="00740A07"/>
    <w:rsid w:val="00743578"/>
    <w:rsid w:val="0074551D"/>
    <w:rsid w:val="007543E6"/>
    <w:rsid w:val="0075461B"/>
    <w:rsid w:val="0077037C"/>
    <w:rsid w:val="0077154F"/>
    <w:rsid w:val="00773097"/>
    <w:rsid w:val="007752EE"/>
    <w:rsid w:val="00775E6C"/>
    <w:rsid w:val="00776597"/>
    <w:rsid w:val="007832D9"/>
    <w:rsid w:val="00783EE6"/>
    <w:rsid w:val="00787D3A"/>
    <w:rsid w:val="00790A2C"/>
    <w:rsid w:val="00792000"/>
    <w:rsid w:val="00792C0C"/>
    <w:rsid w:val="00796CEF"/>
    <w:rsid w:val="007A26E1"/>
    <w:rsid w:val="007A29B6"/>
    <w:rsid w:val="007A32FE"/>
    <w:rsid w:val="007A417D"/>
    <w:rsid w:val="007C08BA"/>
    <w:rsid w:val="007C0CF3"/>
    <w:rsid w:val="007D0DCB"/>
    <w:rsid w:val="007D182F"/>
    <w:rsid w:val="007E2E99"/>
    <w:rsid w:val="007E455A"/>
    <w:rsid w:val="007E59D9"/>
    <w:rsid w:val="007F1445"/>
    <w:rsid w:val="007F57AD"/>
    <w:rsid w:val="008039EA"/>
    <w:rsid w:val="00803DA2"/>
    <w:rsid w:val="008044E2"/>
    <w:rsid w:val="00816CB4"/>
    <w:rsid w:val="00816EA7"/>
    <w:rsid w:val="00817488"/>
    <w:rsid w:val="00822267"/>
    <w:rsid w:val="00822B9F"/>
    <w:rsid w:val="00831655"/>
    <w:rsid w:val="00835FC1"/>
    <w:rsid w:val="008411EE"/>
    <w:rsid w:val="008548A2"/>
    <w:rsid w:val="00855EA5"/>
    <w:rsid w:val="00857B57"/>
    <w:rsid w:val="00860050"/>
    <w:rsid w:val="00861B4E"/>
    <w:rsid w:val="00864768"/>
    <w:rsid w:val="00877CCF"/>
    <w:rsid w:val="00881D7F"/>
    <w:rsid w:val="0088694C"/>
    <w:rsid w:val="008872EF"/>
    <w:rsid w:val="00890046"/>
    <w:rsid w:val="00891996"/>
    <w:rsid w:val="00891BB2"/>
    <w:rsid w:val="00891FC6"/>
    <w:rsid w:val="0089727B"/>
    <w:rsid w:val="008A0918"/>
    <w:rsid w:val="008A1461"/>
    <w:rsid w:val="008A70A3"/>
    <w:rsid w:val="008B20F7"/>
    <w:rsid w:val="008B36B8"/>
    <w:rsid w:val="008B7ADE"/>
    <w:rsid w:val="008C3E30"/>
    <w:rsid w:val="008C48A6"/>
    <w:rsid w:val="008C4F20"/>
    <w:rsid w:val="008D33E2"/>
    <w:rsid w:val="008E1363"/>
    <w:rsid w:val="008F0C60"/>
    <w:rsid w:val="008F1FF7"/>
    <w:rsid w:val="008F6974"/>
    <w:rsid w:val="0090074B"/>
    <w:rsid w:val="0090342E"/>
    <w:rsid w:val="00906758"/>
    <w:rsid w:val="00906954"/>
    <w:rsid w:val="009123BF"/>
    <w:rsid w:val="00920B55"/>
    <w:rsid w:val="0093256A"/>
    <w:rsid w:val="009356A1"/>
    <w:rsid w:val="009401B7"/>
    <w:rsid w:val="00942335"/>
    <w:rsid w:val="0094314B"/>
    <w:rsid w:val="0095004C"/>
    <w:rsid w:val="00957C49"/>
    <w:rsid w:val="00960307"/>
    <w:rsid w:val="009606EB"/>
    <w:rsid w:val="0096358F"/>
    <w:rsid w:val="0096548D"/>
    <w:rsid w:val="00966E73"/>
    <w:rsid w:val="00967AFD"/>
    <w:rsid w:val="00975055"/>
    <w:rsid w:val="00975815"/>
    <w:rsid w:val="009771C0"/>
    <w:rsid w:val="0098005E"/>
    <w:rsid w:val="0098085F"/>
    <w:rsid w:val="009855DB"/>
    <w:rsid w:val="00987BA7"/>
    <w:rsid w:val="00992748"/>
    <w:rsid w:val="009A04F5"/>
    <w:rsid w:val="009A26CC"/>
    <w:rsid w:val="009A3073"/>
    <w:rsid w:val="009A5A14"/>
    <w:rsid w:val="009A7105"/>
    <w:rsid w:val="009B20D0"/>
    <w:rsid w:val="009B2274"/>
    <w:rsid w:val="009B69A9"/>
    <w:rsid w:val="009C2DB9"/>
    <w:rsid w:val="009C7DCA"/>
    <w:rsid w:val="009D423E"/>
    <w:rsid w:val="009E4852"/>
    <w:rsid w:val="009F0D89"/>
    <w:rsid w:val="009F78A5"/>
    <w:rsid w:val="009F7A47"/>
    <w:rsid w:val="00A0051D"/>
    <w:rsid w:val="00A00E53"/>
    <w:rsid w:val="00A0204A"/>
    <w:rsid w:val="00A04A6A"/>
    <w:rsid w:val="00A0601B"/>
    <w:rsid w:val="00A105C7"/>
    <w:rsid w:val="00A20A2E"/>
    <w:rsid w:val="00A2748C"/>
    <w:rsid w:val="00A3306C"/>
    <w:rsid w:val="00A44804"/>
    <w:rsid w:val="00A54683"/>
    <w:rsid w:val="00A56C17"/>
    <w:rsid w:val="00A56E2F"/>
    <w:rsid w:val="00A56E42"/>
    <w:rsid w:val="00A6140D"/>
    <w:rsid w:val="00A625E6"/>
    <w:rsid w:val="00A67E5A"/>
    <w:rsid w:val="00A710D9"/>
    <w:rsid w:val="00A810B4"/>
    <w:rsid w:val="00A92EA4"/>
    <w:rsid w:val="00A93479"/>
    <w:rsid w:val="00A96D21"/>
    <w:rsid w:val="00A96E9B"/>
    <w:rsid w:val="00AA3034"/>
    <w:rsid w:val="00AA5FB5"/>
    <w:rsid w:val="00AA741F"/>
    <w:rsid w:val="00AB0CBE"/>
    <w:rsid w:val="00AB1B83"/>
    <w:rsid w:val="00AB1F2F"/>
    <w:rsid w:val="00AB2A3A"/>
    <w:rsid w:val="00AB4DD0"/>
    <w:rsid w:val="00AB73EF"/>
    <w:rsid w:val="00AC2B1F"/>
    <w:rsid w:val="00AC67BC"/>
    <w:rsid w:val="00AC6F22"/>
    <w:rsid w:val="00AC721F"/>
    <w:rsid w:val="00AD0A12"/>
    <w:rsid w:val="00AD1D21"/>
    <w:rsid w:val="00AD54D5"/>
    <w:rsid w:val="00AF2A11"/>
    <w:rsid w:val="00B01C98"/>
    <w:rsid w:val="00B13AE7"/>
    <w:rsid w:val="00B21A0D"/>
    <w:rsid w:val="00B26104"/>
    <w:rsid w:val="00B31002"/>
    <w:rsid w:val="00B31B3C"/>
    <w:rsid w:val="00B31EF5"/>
    <w:rsid w:val="00B33673"/>
    <w:rsid w:val="00B35A8F"/>
    <w:rsid w:val="00B35BFD"/>
    <w:rsid w:val="00B55854"/>
    <w:rsid w:val="00B6533A"/>
    <w:rsid w:val="00B776BC"/>
    <w:rsid w:val="00B80095"/>
    <w:rsid w:val="00B84858"/>
    <w:rsid w:val="00B84F9C"/>
    <w:rsid w:val="00B852FD"/>
    <w:rsid w:val="00B87FB4"/>
    <w:rsid w:val="00B9061F"/>
    <w:rsid w:val="00B914F0"/>
    <w:rsid w:val="00B91C3F"/>
    <w:rsid w:val="00B936D1"/>
    <w:rsid w:val="00B93C69"/>
    <w:rsid w:val="00B970AA"/>
    <w:rsid w:val="00B97225"/>
    <w:rsid w:val="00B97B57"/>
    <w:rsid w:val="00B97E61"/>
    <w:rsid w:val="00BA4C90"/>
    <w:rsid w:val="00BA652A"/>
    <w:rsid w:val="00BB1CE6"/>
    <w:rsid w:val="00BB269F"/>
    <w:rsid w:val="00BC398F"/>
    <w:rsid w:val="00BD2BA8"/>
    <w:rsid w:val="00BF40C9"/>
    <w:rsid w:val="00BF553A"/>
    <w:rsid w:val="00BF5D16"/>
    <w:rsid w:val="00C00148"/>
    <w:rsid w:val="00C00E3B"/>
    <w:rsid w:val="00C05CC4"/>
    <w:rsid w:val="00C10DB9"/>
    <w:rsid w:val="00C11FB0"/>
    <w:rsid w:val="00C2295E"/>
    <w:rsid w:val="00C24A06"/>
    <w:rsid w:val="00C32F72"/>
    <w:rsid w:val="00C36500"/>
    <w:rsid w:val="00C40EC9"/>
    <w:rsid w:val="00C43ED5"/>
    <w:rsid w:val="00C472B9"/>
    <w:rsid w:val="00C50E04"/>
    <w:rsid w:val="00C52538"/>
    <w:rsid w:val="00C572E2"/>
    <w:rsid w:val="00C616F1"/>
    <w:rsid w:val="00C62F3B"/>
    <w:rsid w:val="00C6348D"/>
    <w:rsid w:val="00C674E4"/>
    <w:rsid w:val="00C67A43"/>
    <w:rsid w:val="00C67CFB"/>
    <w:rsid w:val="00C72198"/>
    <w:rsid w:val="00C7470B"/>
    <w:rsid w:val="00C84CF6"/>
    <w:rsid w:val="00C9021B"/>
    <w:rsid w:val="00C93241"/>
    <w:rsid w:val="00C93434"/>
    <w:rsid w:val="00C93956"/>
    <w:rsid w:val="00C95DAF"/>
    <w:rsid w:val="00CA02CB"/>
    <w:rsid w:val="00CB42CD"/>
    <w:rsid w:val="00CB5F62"/>
    <w:rsid w:val="00CB7C1A"/>
    <w:rsid w:val="00CC3CB3"/>
    <w:rsid w:val="00CC4E2C"/>
    <w:rsid w:val="00CC681A"/>
    <w:rsid w:val="00CD2F5A"/>
    <w:rsid w:val="00CD7DAA"/>
    <w:rsid w:val="00CE2C2D"/>
    <w:rsid w:val="00CE5F5C"/>
    <w:rsid w:val="00CF0E8F"/>
    <w:rsid w:val="00CF5A91"/>
    <w:rsid w:val="00D145AA"/>
    <w:rsid w:val="00D1486B"/>
    <w:rsid w:val="00D22E26"/>
    <w:rsid w:val="00D231C4"/>
    <w:rsid w:val="00D25031"/>
    <w:rsid w:val="00D35695"/>
    <w:rsid w:val="00D37EAE"/>
    <w:rsid w:val="00D41663"/>
    <w:rsid w:val="00D417CE"/>
    <w:rsid w:val="00D454B4"/>
    <w:rsid w:val="00D4657B"/>
    <w:rsid w:val="00D5118E"/>
    <w:rsid w:val="00D57FD4"/>
    <w:rsid w:val="00D71B37"/>
    <w:rsid w:val="00D734CA"/>
    <w:rsid w:val="00D75045"/>
    <w:rsid w:val="00D760B5"/>
    <w:rsid w:val="00D8107F"/>
    <w:rsid w:val="00D90192"/>
    <w:rsid w:val="00D9110B"/>
    <w:rsid w:val="00DA0648"/>
    <w:rsid w:val="00DA1767"/>
    <w:rsid w:val="00DA321B"/>
    <w:rsid w:val="00DA7AC8"/>
    <w:rsid w:val="00DC3135"/>
    <w:rsid w:val="00DC4916"/>
    <w:rsid w:val="00DC4E69"/>
    <w:rsid w:val="00DD03B1"/>
    <w:rsid w:val="00DE7CCF"/>
    <w:rsid w:val="00DF5246"/>
    <w:rsid w:val="00DF6133"/>
    <w:rsid w:val="00DF6332"/>
    <w:rsid w:val="00E00402"/>
    <w:rsid w:val="00E02818"/>
    <w:rsid w:val="00E1049F"/>
    <w:rsid w:val="00E11EB7"/>
    <w:rsid w:val="00E12413"/>
    <w:rsid w:val="00E142A2"/>
    <w:rsid w:val="00E15B6C"/>
    <w:rsid w:val="00E21975"/>
    <w:rsid w:val="00E22CEE"/>
    <w:rsid w:val="00E230D9"/>
    <w:rsid w:val="00E2347C"/>
    <w:rsid w:val="00E3264E"/>
    <w:rsid w:val="00E33C2D"/>
    <w:rsid w:val="00E33C9D"/>
    <w:rsid w:val="00E36824"/>
    <w:rsid w:val="00E36F8E"/>
    <w:rsid w:val="00E42C7D"/>
    <w:rsid w:val="00E43514"/>
    <w:rsid w:val="00E52618"/>
    <w:rsid w:val="00E534AA"/>
    <w:rsid w:val="00E540EE"/>
    <w:rsid w:val="00E57D22"/>
    <w:rsid w:val="00E60BB0"/>
    <w:rsid w:val="00E6546D"/>
    <w:rsid w:val="00E6797C"/>
    <w:rsid w:val="00E67F5F"/>
    <w:rsid w:val="00E717CA"/>
    <w:rsid w:val="00E7187E"/>
    <w:rsid w:val="00E71CFE"/>
    <w:rsid w:val="00E72050"/>
    <w:rsid w:val="00E72A72"/>
    <w:rsid w:val="00E8348E"/>
    <w:rsid w:val="00E8362C"/>
    <w:rsid w:val="00E869EF"/>
    <w:rsid w:val="00E91519"/>
    <w:rsid w:val="00EA031E"/>
    <w:rsid w:val="00EA0D45"/>
    <w:rsid w:val="00EA6333"/>
    <w:rsid w:val="00EA7237"/>
    <w:rsid w:val="00EA7595"/>
    <w:rsid w:val="00EB1DC0"/>
    <w:rsid w:val="00EB62FA"/>
    <w:rsid w:val="00EC0004"/>
    <w:rsid w:val="00EC1506"/>
    <w:rsid w:val="00EC1783"/>
    <w:rsid w:val="00EC633A"/>
    <w:rsid w:val="00ED5E57"/>
    <w:rsid w:val="00EE7104"/>
    <w:rsid w:val="00EF0109"/>
    <w:rsid w:val="00EF193F"/>
    <w:rsid w:val="00F04958"/>
    <w:rsid w:val="00F059B9"/>
    <w:rsid w:val="00F066CF"/>
    <w:rsid w:val="00F06BAF"/>
    <w:rsid w:val="00F101DE"/>
    <w:rsid w:val="00F103C9"/>
    <w:rsid w:val="00F11E56"/>
    <w:rsid w:val="00F143C3"/>
    <w:rsid w:val="00F158F7"/>
    <w:rsid w:val="00F15B76"/>
    <w:rsid w:val="00F228A4"/>
    <w:rsid w:val="00F22C1F"/>
    <w:rsid w:val="00F23CCA"/>
    <w:rsid w:val="00F24D38"/>
    <w:rsid w:val="00F252B8"/>
    <w:rsid w:val="00F27BF8"/>
    <w:rsid w:val="00F35CEE"/>
    <w:rsid w:val="00F36049"/>
    <w:rsid w:val="00F42BE0"/>
    <w:rsid w:val="00F4552A"/>
    <w:rsid w:val="00F47380"/>
    <w:rsid w:val="00F50E96"/>
    <w:rsid w:val="00F54997"/>
    <w:rsid w:val="00F60C0F"/>
    <w:rsid w:val="00F60DB5"/>
    <w:rsid w:val="00F65A4E"/>
    <w:rsid w:val="00F70282"/>
    <w:rsid w:val="00F7249F"/>
    <w:rsid w:val="00F74080"/>
    <w:rsid w:val="00F80BBA"/>
    <w:rsid w:val="00F82ECB"/>
    <w:rsid w:val="00F86E3B"/>
    <w:rsid w:val="00F9320C"/>
    <w:rsid w:val="00F94E3D"/>
    <w:rsid w:val="00F9617A"/>
    <w:rsid w:val="00FA69E0"/>
    <w:rsid w:val="00FB476A"/>
    <w:rsid w:val="00FB72CA"/>
    <w:rsid w:val="00FB78A0"/>
    <w:rsid w:val="00FC3468"/>
    <w:rsid w:val="00FC54F5"/>
    <w:rsid w:val="00FE36BE"/>
    <w:rsid w:val="00FE3B8A"/>
    <w:rsid w:val="00FE736F"/>
    <w:rsid w:val="00FF1E1C"/>
    <w:rsid w:val="00FF3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A1977"/>
  <w14:defaultImageDpi w14:val="32767"/>
  <w15:chartTrackingRefBased/>
  <w15:docId w15:val="{4F3D3A7D-D5DC-4B2A-B352-2E891D430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522A"/>
    <w:rPr>
      <w:lang w:val="en-GB"/>
    </w:rPr>
  </w:style>
  <w:style w:type="paragraph" w:styleId="Heading1">
    <w:name w:val="heading 1"/>
    <w:basedOn w:val="Normal"/>
    <w:link w:val="Heading1Char"/>
    <w:uiPriority w:val="9"/>
    <w:qFormat/>
    <w:rsid w:val="00385EED"/>
    <w:pPr>
      <w:spacing w:before="100" w:beforeAutospacing="1" w:after="100" w:afterAutospacing="1" w:line="240" w:lineRule="auto"/>
      <w:outlineLvl w:val="0"/>
    </w:pPr>
    <w:rPr>
      <w:rFonts w:ascii="Calibri" w:eastAsia="Times New Roman" w:hAnsi="Calibri" w:cs="Calibri"/>
      <w:b/>
      <w:bCs/>
      <w:kern w:val="36"/>
      <w:sz w:val="48"/>
      <w:szCs w:val="48"/>
      <w:lang w:val="en-CA" w:eastAsia="en-C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3B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06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85EED"/>
    <w:rPr>
      <w:rFonts w:ascii="Calibri" w:eastAsia="Times New Roman" w:hAnsi="Calibri" w:cs="Calibri"/>
      <w:b/>
      <w:bCs/>
      <w:kern w:val="36"/>
      <w:sz w:val="48"/>
      <w:szCs w:val="48"/>
      <w:lang w:eastAsia="en-CA"/>
    </w:rPr>
  </w:style>
  <w:style w:type="paragraph" w:styleId="NormalWeb">
    <w:name w:val="Normal (Web)"/>
    <w:basedOn w:val="Normal"/>
    <w:uiPriority w:val="99"/>
    <w:unhideWhenUsed/>
    <w:rsid w:val="00385EED"/>
    <w:pPr>
      <w:spacing w:before="100" w:beforeAutospacing="1" w:after="100" w:afterAutospacing="1" w:line="240" w:lineRule="auto"/>
    </w:pPr>
    <w:rPr>
      <w:rFonts w:ascii="Calibri" w:eastAsia="Times New Roman" w:hAnsi="Calibri" w:cs="Calibri"/>
      <w:sz w:val="26"/>
      <w:szCs w:val="26"/>
      <w:lang w:val="en-CA" w:eastAsia="en-CA"/>
    </w:rPr>
  </w:style>
  <w:style w:type="character" w:styleId="Emphasis">
    <w:name w:val="Emphasis"/>
    <w:basedOn w:val="DefaultParagraphFont"/>
    <w:uiPriority w:val="20"/>
    <w:qFormat/>
    <w:rsid w:val="00385EED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3BD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727E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595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1C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C49"/>
    <w:rPr>
      <w:rFonts w:ascii="Segoe UI" w:hAnsi="Segoe UI" w:cs="Segoe UI"/>
      <w:sz w:val="18"/>
      <w:szCs w:val="18"/>
      <w:lang w:val="en-GB"/>
    </w:rPr>
  </w:style>
  <w:style w:type="character" w:styleId="HTMLCode">
    <w:name w:val="HTML Code"/>
    <w:basedOn w:val="DefaultParagraphFont"/>
    <w:uiPriority w:val="99"/>
    <w:semiHidden/>
    <w:unhideWhenUsed/>
    <w:rsid w:val="00E4351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04A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A6A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A04A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A6A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7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RelyOnCSS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yperlink" Target="https://creativecommons.org/licenses/by-nc-nd/4.0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apitalaspower.com/recasp/aims-scope/" TargetMode="External"/><Relationship Id="rId24" Type="http://schemas.openxmlformats.org/officeDocument/2006/relationships/hyperlink" Target="https://github.com/blairfix/recasp_template/archive/master.zi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www.mendeley.com/guides/harvard-citation-guide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capitalaspower.com/recasp/articles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capitalaspower.com/recasp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1536</Words>
  <Characters>8759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Nitzan</dc:creator>
  <cp:keywords/>
  <dc:description/>
  <cp:lastModifiedBy>Jonathan Nitzan</cp:lastModifiedBy>
  <cp:revision>26</cp:revision>
  <dcterms:created xsi:type="dcterms:W3CDTF">2020-09-08T16:22:00Z</dcterms:created>
  <dcterms:modified xsi:type="dcterms:W3CDTF">2020-09-09T00:25:00Z</dcterms:modified>
</cp:coreProperties>
</file>